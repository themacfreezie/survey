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A677459" w14:textId="660FD6F5" w:rsidR="00135D72" w:rsidRPr="00135D72" w:rsidRDefault="00135D72" w:rsidP="00B06C31">
      <w:pPr>
        <w:suppressLineNumbers/>
        <w:spacing w:after="0" w:line="240" w:lineRule="auto"/>
      </w:pPr>
      <w:r>
        <w:t>Salmonid survey piece</w:t>
      </w:r>
    </w:p>
    <w:p w14:paraId="1DE770B9" w14:textId="77777777" w:rsidR="00135D72" w:rsidRPr="00135D72" w:rsidRDefault="00135D72" w:rsidP="00B06C31">
      <w:pPr>
        <w:suppressLineNumbers/>
        <w:spacing w:after="0" w:line="240" w:lineRule="auto"/>
      </w:pPr>
    </w:p>
    <w:p w14:paraId="52DC1C62" w14:textId="77777777" w:rsidR="00135D72" w:rsidRPr="00135D72" w:rsidRDefault="00135D72" w:rsidP="00B06C31">
      <w:pPr>
        <w:suppressLineNumbers/>
        <w:spacing w:after="0" w:line="240" w:lineRule="auto"/>
      </w:pPr>
      <w:r w:rsidRPr="00135D72">
        <w:t>Brian McGreal</w:t>
      </w:r>
    </w:p>
    <w:p w14:paraId="6139B7C3" w14:textId="77777777" w:rsidR="00135D72" w:rsidRPr="00135D72" w:rsidRDefault="00135D72" w:rsidP="00B06C31">
      <w:pPr>
        <w:suppressLineNumbers/>
        <w:spacing w:after="0" w:line="240" w:lineRule="auto"/>
      </w:pPr>
      <w:r w:rsidRPr="00135D72">
        <w:t>Quantitative Ecology and Resource Management</w:t>
      </w:r>
    </w:p>
    <w:p w14:paraId="7E4B9DB6" w14:textId="77777777" w:rsidR="00135D72" w:rsidRPr="00135D72" w:rsidRDefault="00135D72" w:rsidP="00B06C31">
      <w:pPr>
        <w:suppressLineNumbers/>
        <w:spacing w:after="0" w:line="240" w:lineRule="auto"/>
      </w:pPr>
      <w:r w:rsidRPr="00135D72">
        <w:t>University of Washington</w:t>
      </w:r>
    </w:p>
    <w:p w14:paraId="35EE4235" w14:textId="77777777" w:rsidR="00135D72" w:rsidRPr="00135D72" w:rsidRDefault="00135D72" w:rsidP="00B06C31">
      <w:pPr>
        <w:suppressLineNumbers/>
        <w:spacing w:after="0" w:line="240" w:lineRule="auto"/>
      </w:pPr>
      <w:r w:rsidRPr="00135D72">
        <w:t>Seattle, WA</w:t>
      </w:r>
    </w:p>
    <w:p w14:paraId="106EC519" w14:textId="77777777" w:rsidR="00135D72" w:rsidRPr="00135D72" w:rsidRDefault="00135D72" w:rsidP="00B06C31">
      <w:pPr>
        <w:suppressLineNumbers/>
        <w:spacing w:after="0" w:line="240" w:lineRule="auto"/>
      </w:pPr>
    </w:p>
    <w:p w14:paraId="4C3FC797" w14:textId="77777777" w:rsidR="00135D72" w:rsidRPr="00135D72" w:rsidRDefault="00135D72" w:rsidP="00B06C31">
      <w:pPr>
        <w:suppressLineNumbers/>
        <w:spacing w:after="0" w:line="240" w:lineRule="auto"/>
      </w:pPr>
      <w:r w:rsidRPr="00135D72">
        <w:t>Mark D. Scheuerell</w:t>
      </w:r>
    </w:p>
    <w:p w14:paraId="45D8C073" w14:textId="77777777" w:rsidR="00135D72" w:rsidRPr="00135D72" w:rsidRDefault="00135D72" w:rsidP="00B06C31">
      <w:pPr>
        <w:suppressLineNumbers/>
        <w:spacing w:after="0" w:line="240" w:lineRule="auto"/>
      </w:pPr>
      <w:r w:rsidRPr="00135D72">
        <w:t>U.S. Geological Survey, Washington Cooperative Fish and Wildlife Research Unit</w:t>
      </w:r>
    </w:p>
    <w:p w14:paraId="275BD864" w14:textId="77777777" w:rsidR="00135D72" w:rsidRPr="00135D72" w:rsidRDefault="00135D72" w:rsidP="00B06C31">
      <w:pPr>
        <w:suppressLineNumbers/>
        <w:spacing w:after="0" w:line="240" w:lineRule="auto"/>
      </w:pPr>
      <w:r w:rsidRPr="00135D72">
        <w:t>School of Aquatic and Fishery Sciences</w:t>
      </w:r>
    </w:p>
    <w:p w14:paraId="09893B4A" w14:textId="77777777" w:rsidR="00135D72" w:rsidRPr="00135D72" w:rsidRDefault="00135D72" w:rsidP="00B06C31">
      <w:pPr>
        <w:suppressLineNumbers/>
        <w:spacing w:after="0" w:line="240" w:lineRule="auto"/>
      </w:pPr>
      <w:r w:rsidRPr="00135D72">
        <w:t>University of Washington</w:t>
      </w:r>
    </w:p>
    <w:p w14:paraId="70B439E1" w14:textId="77777777" w:rsidR="00135D72" w:rsidRPr="00135D72" w:rsidRDefault="00135D72" w:rsidP="00B06C31">
      <w:pPr>
        <w:suppressLineNumbers/>
        <w:spacing w:after="0" w:line="240" w:lineRule="auto"/>
      </w:pPr>
      <w:r w:rsidRPr="00135D72">
        <w:t>Seattle, WA</w:t>
      </w:r>
    </w:p>
    <w:p w14:paraId="4D1D6F30" w14:textId="77777777" w:rsidR="00135D72" w:rsidRPr="00135D72" w:rsidRDefault="00135D72" w:rsidP="00B06C31">
      <w:pPr>
        <w:suppressLineNumbers/>
        <w:spacing w:after="0" w:line="240" w:lineRule="auto"/>
      </w:pPr>
    </w:p>
    <w:p w14:paraId="7D3F676A" w14:textId="30A199C4" w:rsidR="00135D72" w:rsidRPr="00135D72" w:rsidRDefault="00135D72" w:rsidP="00B06C31">
      <w:pPr>
        <w:suppressLineNumbers/>
        <w:spacing w:after="0" w:line="240" w:lineRule="auto"/>
      </w:pPr>
      <w:r>
        <w:t>William K. Jaeger</w:t>
      </w:r>
    </w:p>
    <w:p w14:paraId="046F4BB1" w14:textId="3C9E90FE" w:rsidR="00135D72" w:rsidRPr="00135D72" w:rsidRDefault="00135D72" w:rsidP="00B06C31">
      <w:pPr>
        <w:suppressLineNumbers/>
        <w:spacing w:after="0" w:line="240" w:lineRule="auto"/>
      </w:pPr>
      <w:r>
        <w:t>Department of Applied Economics</w:t>
      </w:r>
    </w:p>
    <w:p w14:paraId="3CB77448" w14:textId="49EE7041" w:rsidR="00135D72" w:rsidRPr="00135D72" w:rsidRDefault="00135D72" w:rsidP="00B06C31">
      <w:pPr>
        <w:suppressLineNumbers/>
        <w:spacing w:after="0" w:line="240" w:lineRule="auto"/>
      </w:pPr>
      <w:r>
        <w:t>Oregon State University</w:t>
      </w:r>
    </w:p>
    <w:p w14:paraId="64F4C3B9" w14:textId="66768E64" w:rsidR="00135D72" w:rsidRDefault="00135D72" w:rsidP="00B06C31">
      <w:pPr>
        <w:suppressLineNumbers/>
        <w:spacing w:after="0" w:line="240" w:lineRule="auto"/>
      </w:pPr>
      <w:r>
        <w:t>Corvallis, OR</w:t>
      </w:r>
    </w:p>
    <w:p w14:paraId="3F37E193" w14:textId="77777777" w:rsidR="0002450B" w:rsidRDefault="0002450B" w:rsidP="00B06C31">
      <w:pPr>
        <w:suppressLineNumbers/>
        <w:spacing w:after="0" w:line="240" w:lineRule="auto"/>
      </w:pPr>
    </w:p>
    <w:p w14:paraId="3A971A92" w14:textId="4198BFA2" w:rsidR="0002450B" w:rsidRDefault="0002450B" w:rsidP="00B06C31">
      <w:pPr>
        <w:suppressLineNumbers/>
        <w:spacing w:after="0" w:line="240" w:lineRule="auto"/>
      </w:pPr>
      <w:r>
        <w:t>(potentially)</w:t>
      </w:r>
    </w:p>
    <w:p w14:paraId="645BA244" w14:textId="17C46402" w:rsidR="0002450B" w:rsidRDefault="0002450B" w:rsidP="00B06C31">
      <w:pPr>
        <w:suppressLineNumbers/>
        <w:spacing w:after="0" w:line="240" w:lineRule="auto"/>
      </w:pPr>
      <w:r>
        <w:t>Kasey Bliesner - ODFW</w:t>
      </w:r>
    </w:p>
    <w:p w14:paraId="65045B3F" w14:textId="3E1BFF29" w:rsidR="0002450B" w:rsidRPr="00135D72" w:rsidRDefault="0002450B" w:rsidP="00B06C31">
      <w:pPr>
        <w:suppressLineNumbers/>
        <w:spacing w:after="0" w:line="240" w:lineRule="auto"/>
      </w:pPr>
      <w:r>
        <w:t>Jake Chambers - ODFW</w:t>
      </w:r>
    </w:p>
    <w:p w14:paraId="1D057AAF" w14:textId="77777777" w:rsidR="00135D72" w:rsidRPr="00135D72" w:rsidRDefault="00135D72" w:rsidP="00B06C31">
      <w:pPr>
        <w:suppressLineNumbers/>
        <w:spacing w:after="0" w:line="240" w:lineRule="auto"/>
      </w:pPr>
    </w:p>
    <w:p w14:paraId="433DA9AE" w14:textId="77777777" w:rsidR="004551F5" w:rsidRDefault="004551F5">
      <w:r>
        <w:br w:type="page"/>
      </w:r>
    </w:p>
    <w:p w14:paraId="3E4767C4" w14:textId="77777777" w:rsidR="004551F5" w:rsidRPr="00CC3DC6" w:rsidRDefault="004551F5" w:rsidP="00E75CC5">
      <w:pPr>
        <w:suppressLineNumbers/>
        <w:rPr>
          <w:b/>
          <w:bCs/>
        </w:rPr>
      </w:pPr>
      <w:r w:rsidRPr="00CC3DC6">
        <w:rPr>
          <w:b/>
          <w:bCs/>
        </w:rPr>
        <w:lastRenderedPageBreak/>
        <w:t>Abstract</w:t>
      </w:r>
    </w:p>
    <w:p w14:paraId="2CA2619C" w14:textId="1DFD484E" w:rsidR="004551F5" w:rsidRDefault="00B813CF" w:rsidP="004551F5">
      <w:pPr>
        <w:suppressLineNumbers/>
        <w:rPr>
          <w:b/>
          <w:bCs/>
          <w:u w:val="single"/>
        </w:rPr>
      </w:pPr>
      <w:del w:id="0" w:author="Mark Scheuerell" w:date="2026-10-16T09:54:00Z" w16du:dateUtc="2026-10-16T16:54:00Z">
        <w:r w:rsidDel="00483D19">
          <w:delText>F</w:delText>
        </w:r>
        <w:r w:rsidR="00E75CC5" w:rsidRPr="00783211" w:rsidDel="00483D19">
          <w:delText>isheries m</w:delText>
        </w:r>
      </w:del>
      <w:ins w:id="1" w:author="Mark Scheuerell" w:date="2026-10-16T09:54:00Z" w16du:dateUtc="2026-10-16T16:54:00Z">
        <w:r w:rsidR="00483D19">
          <w:t>M</w:t>
        </w:r>
      </w:ins>
      <w:r w:rsidR="00E75CC5" w:rsidRPr="00783211">
        <w:t xml:space="preserve">anagement and conservation policies depend on surveys designed to estimate the abundance of target species over time. A variety of survey methods are employed for these purposes, each characterized by some level of </w:t>
      </w:r>
      <w:commentRangeStart w:id="2"/>
      <w:r w:rsidR="00E75CC5" w:rsidRPr="00783211">
        <w:t>precision and</w:t>
      </w:r>
      <w:r w:rsidR="00E75CC5">
        <w:t xml:space="preserve"> the potential for </w:t>
      </w:r>
      <w:commentRangeStart w:id="3"/>
      <w:r w:rsidR="00E75CC5" w:rsidRPr="00783211">
        <w:t>directional bias</w:t>
      </w:r>
      <w:commentRangeEnd w:id="3"/>
      <w:r w:rsidR="0065336D" w:rsidRPr="00783211">
        <w:rPr>
          <w:rStyle w:val="CommentReference"/>
          <w:sz w:val="24"/>
          <w:szCs w:val="24"/>
        </w:rPr>
        <w:commentReference w:id="3"/>
      </w:r>
      <w:commentRangeEnd w:id="2"/>
      <w:r w:rsidR="0065336D" w:rsidRPr="00783211">
        <w:rPr>
          <w:rStyle w:val="CommentReference"/>
          <w:sz w:val="24"/>
          <w:szCs w:val="24"/>
        </w:rPr>
        <w:commentReference w:id="2"/>
      </w:r>
      <w:r w:rsidR="00E75CC5" w:rsidRPr="00783211">
        <w:t xml:space="preserve">. While low levels of precision in survey methods lead to low confidence in point estimates of population abundance or forecasts, directional bias presents a more pernicious problem as it may lead to the mismanagement of imperiled species, invasive species, and commercially valuable populations, due to over- or under-estimation of their numbers. </w:t>
      </w:r>
      <w:r w:rsidR="00F323AF">
        <w:t xml:space="preserve">I </w:t>
      </w:r>
      <w:r w:rsidR="00E75CC5" w:rsidRPr="00783211">
        <w:t>estimate</w:t>
      </w:r>
      <w:r>
        <w:t>d</w:t>
      </w:r>
      <w:r w:rsidR="00E75CC5" w:rsidRPr="00783211">
        <w:t xml:space="preserve"> levels of precision and bias associated with 2</w:t>
      </w:r>
      <w:r w:rsidR="00CC3DC6">
        <w:t>7</w:t>
      </w:r>
      <w:r w:rsidR="00E75CC5" w:rsidRPr="00783211">
        <w:t xml:space="preserve"> survey methods commonly used by the Oregon Department of Fish and Wildlife to estimate the abundance of </w:t>
      </w:r>
      <w:r w:rsidR="00672622">
        <w:t>7</w:t>
      </w:r>
      <w:r w:rsidR="00420F90">
        <w:t>4</w:t>
      </w:r>
      <w:r w:rsidR="00E75CC5" w:rsidRPr="00783211">
        <w:t xml:space="preserve"> </w:t>
      </w:r>
      <w:r w:rsidR="00893916">
        <w:t>ESA</w:t>
      </w:r>
      <w:r>
        <w:t>-listed</w:t>
      </w:r>
      <w:r w:rsidR="000C3781">
        <w:t xml:space="preserve"> </w:t>
      </w:r>
      <w:r w:rsidR="00E75CC5" w:rsidRPr="00783211">
        <w:t>populations of Chinook (</w:t>
      </w:r>
      <w:r w:rsidR="00E75CC5" w:rsidRPr="008F0CDC">
        <w:rPr>
          <w:i/>
          <w:iCs/>
        </w:rPr>
        <w:t>Oncorhynchus tshawytscha</w:t>
      </w:r>
      <w:r w:rsidR="00E75CC5" w:rsidRPr="00783211">
        <w:t>) and coho salmon (</w:t>
      </w:r>
      <w:r w:rsidR="00E75CC5" w:rsidRPr="008F0CDC">
        <w:rPr>
          <w:i/>
          <w:iCs/>
        </w:rPr>
        <w:t>O. kisutch</w:t>
      </w:r>
      <w:r w:rsidR="00E75CC5" w:rsidRPr="00783211">
        <w:t>), and steelhead trout (</w:t>
      </w:r>
      <w:r w:rsidR="00E75CC5" w:rsidRPr="008F0CDC">
        <w:rPr>
          <w:i/>
          <w:iCs/>
        </w:rPr>
        <w:t>O. mykiss</w:t>
      </w:r>
      <w:r w:rsidR="00E75CC5" w:rsidRPr="00783211">
        <w:t xml:space="preserve">), from 1980 to 2022. </w:t>
      </w:r>
      <w:r w:rsidR="00E75CC5">
        <w:t>Using</w:t>
      </w:r>
      <w:r w:rsidR="00E75CC5" w:rsidRPr="00783211">
        <w:t xml:space="preserve"> multivariate autoregressive state-space models (MARSS), </w:t>
      </w:r>
      <w:r w:rsidR="00F323AF">
        <w:t xml:space="preserve">I </w:t>
      </w:r>
      <w:r w:rsidR="00E75CC5" w:rsidRPr="00783211">
        <w:t>distinguish observation (sampling) error from process (environmental) error</w:t>
      </w:r>
      <w:r w:rsidR="00E75CC5">
        <w:t xml:space="preserve"> and estimate directional bias at the level of individual methods</w:t>
      </w:r>
      <w:r w:rsidR="00E75CC5" w:rsidRPr="00783211">
        <w:t xml:space="preserve">. </w:t>
      </w:r>
      <w:r w:rsidR="00F323AF">
        <w:t xml:space="preserve">I </w:t>
      </w:r>
      <w:r w:rsidR="00E75CC5" w:rsidRPr="00783211">
        <w:t>f</w:t>
      </w:r>
      <w:r w:rsidR="00E75CC5">
        <w:t>ind</w:t>
      </w:r>
      <w:r w:rsidR="00E75CC5" w:rsidRPr="00783211">
        <w:t xml:space="preserve"> that, while some survey methods are generally more precise than others, </w:t>
      </w:r>
      <w:commentRangeStart w:id="4"/>
      <w:r w:rsidR="00E75CC5" w:rsidRPr="00783211">
        <w:t>the same survey methods can have very different levels of precision and biases when applied to different species</w:t>
      </w:r>
      <w:commentRangeEnd w:id="4"/>
      <w:r w:rsidR="0065336D" w:rsidRPr="00783211">
        <w:rPr>
          <w:rStyle w:val="CommentReference"/>
          <w:sz w:val="24"/>
          <w:szCs w:val="24"/>
        </w:rPr>
        <w:commentReference w:id="4"/>
      </w:r>
      <w:r w:rsidR="00E75CC5" w:rsidRPr="00783211">
        <w:t>.</w:t>
      </w:r>
      <w:r w:rsidR="00E75CC5">
        <w:t xml:space="preserve"> </w:t>
      </w:r>
      <w:del w:id="5" w:author="Mark Scheuerell" w:date="2026-10-16T10:00:00Z" w16du:dateUtc="2026-10-16T17:00:00Z">
        <w:r w:rsidR="00145149" w:rsidDel="0065336D">
          <w:delText>Species level patter</w:delText>
        </w:r>
        <w:r w:rsidR="00B17197" w:rsidDel="0065336D">
          <w:delText>n</w:delText>
        </w:r>
        <w:r w:rsidR="00145149" w:rsidDel="0065336D">
          <w:delText>s are also present</w:delText>
        </w:r>
      </w:del>
      <w:ins w:id="6" w:author="Mark Scheuerell" w:date="2026-10-16T10:00:00Z" w16du:dateUtc="2026-10-16T17:00:00Z">
        <w:r w:rsidR="0065336D">
          <w:t>For example</w:t>
        </w:r>
      </w:ins>
      <w:r w:rsidR="00145149">
        <w:t xml:space="preserve">, </w:t>
      </w:r>
      <w:del w:id="7" w:author="Mark Scheuerell" w:date="2026-10-16T10:00:00Z" w16du:dateUtc="2026-10-16T17:00:00Z">
        <w:r w:rsidR="00145149" w:rsidDel="0065336D">
          <w:delText xml:space="preserve">with </w:delText>
        </w:r>
      </w:del>
      <w:r w:rsidR="00145149">
        <w:t xml:space="preserve">coho survey methods </w:t>
      </w:r>
      <w:del w:id="8" w:author="Mark Scheuerell" w:date="2026-10-16T10:01:00Z" w16du:dateUtc="2026-10-16T17:01:00Z">
        <w:r w:rsidR="00145149" w:rsidDel="0065336D">
          <w:delText xml:space="preserve">being </w:delText>
        </w:r>
      </w:del>
      <w:ins w:id="9" w:author="Mark Scheuerell" w:date="2026-10-16T10:01:00Z" w16du:dateUtc="2026-10-16T17:01:00Z">
        <w:r w:rsidR="0065336D">
          <w:t>were</w:t>
        </w:r>
        <w:r w:rsidR="0065336D">
          <w:t xml:space="preserve"> </w:t>
        </w:r>
      </w:ins>
      <w:r w:rsidR="00145149">
        <w:t xml:space="preserve">the least precise of those examined, Chinook methods </w:t>
      </w:r>
      <w:del w:id="10" w:author="Mark Scheuerell" w:date="2026-10-16T10:01:00Z" w16du:dateUtc="2026-10-16T17:01:00Z">
        <w:r w:rsidR="00145149" w:rsidDel="0065336D">
          <w:delText xml:space="preserve">the </w:delText>
        </w:r>
      </w:del>
      <w:ins w:id="11" w:author="Mark Scheuerell" w:date="2026-10-16T10:01:00Z" w16du:dateUtc="2026-10-16T17:01:00Z">
        <w:r w:rsidR="0065336D">
          <w:t>were</w:t>
        </w:r>
        <w:r w:rsidR="0065336D">
          <w:t xml:space="preserve"> </w:t>
        </w:r>
      </w:ins>
      <w:r w:rsidR="00145149">
        <w:t xml:space="preserve">most biased, and steelhead trout methods </w:t>
      </w:r>
      <w:del w:id="12" w:author="Mark Scheuerell" w:date="2026-10-16T10:01:00Z" w16du:dateUtc="2026-10-16T17:01:00Z">
        <w:r w:rsidR="00145149" w:rsidDel="0065336D">
          <w:delText xml:space="preserve">being </w:delText>
        </w:r>
      </w:del>
      <w:ins w:id="13" w:author="Mark Scheuerell" w:date="2026-10-16T10:01:00Z" w16du:dateUtc="2026-10-16T17:01:00Z">
        <w:r w:rsidR="0065336D">
          <w:t>were</w:t>
        </w:r>
        <w:r w:rsidR="0065336D">
          <w:t xml:space="preserve"> </w:t>
        </w:r>
      </w:ins>
      <w:r w:rsidR="00145149">
        <w:t xml:space="preserve">generally the most accurate. </w:t>
      </w:r>
    </w:p>
    <w:p w14:paraId="39F0545D" w14:textId="77777777" w:rsidR="004551F5" w:rsidRDefault="004551F5">
      <w:pPr>
        <w:rPr>
          <w:b/>
          <w:bCs/>
          <w:u w:val="single"/>
        </w:rPr>
      </w:pPr>
      <w:r>
        <w:rPr>
          <w:b/>
          <w:bCs/>
          <w:u w:val="single"/>
        </w:rPr>
        <w:br w:type="page"/>
      </w:r>
    </w:p>
    <w:p w14:paraId="2632A4A2" w14:textId="77777777" w:rsidR="00845D21" w:rsidRPr="005915DE" w:rsidRDefault="00845D21" w:rsidP="0049791E">
      <w:pPr>
        <w:suppressLineNumbers/>
        <w:rPr>
          <w:b/>
          <w:bCs/>
          <w:u w:val="single"/>
        </w:rPr>
      </w:pPr>
      <w:r w:rsidRPr="005915DE">
        <w:rPr>
          <w:b/>
          <w:bCs/>
          <w:u w:val="single"/>
        </w:rPr>
        <w:lastRenderedPageBreak/>
        <w:t xml:space="preserve">Introduction </w:t>
      </w:r>
    </w:p>
    <w:p w14:paraId="0E7BE6D8" w14:textId="1D6C8F50" w:rsidR="0065301C" w:rsidRDefault="00EE4DE0" w:rsidP="0065301C">
      <w:pPr>
        <w:spacing w:after="0" w:line="480" w:lineRule="auto"/>
        <w:rPr>
          <w:ins w:id="14" w:author="Mark Scheuerell" w:date="2026-10-16T10:24:00Z" w16du:dateUtc="2026-10-16T17:24:00Z"/>
        </w:rPr>
      </w:pPr>
      <w:r>
        <w:t xml:space="preserve">Ecological monitoring, in which intermittent surveillance of one or more ecological </w:t>
      </w:r>
      <w:r w:rsidR="0093753C">
        <w:t>measures</w:t>
      </w:r>
      <w:r>
        <w:t xml:space="preserve"> of interest is undertaken, is </w:t>
      </w:r>
      <w:del w:id="15" w:author="Mark Scheuerell" w:date="2026-10-16T10:02:00Z" w16du:dateUtc="2026-10-16T17:02:00Z">
        <w:r w:rsidDel="0065336D">
          <w:delText xml:space="preserve">widely regarded as </w:delText>
        </w:r>
      </w:del>
      <w:r>
        <w:t xml:space="preserve">an essential pillar of conservation science and management (Goldsmith 1991, Nichols and Williams 2006, Lindenmayer and Likens 2010). </w:t>
      </w:r>
      <w:r w:rsidR="0093753C">
        <w:t xml:space="preserve">Monitoring programs differ in goals and scope but typically involve recurring collection of data to inform some combination of science, management, and policy (Lindenmayer and Likens 2010). Surveys are the essential “on-the-ground” data-gathering efforts which make up monitoring programs, and which take a wide variety of forms </w:t>
      </w:r>
      <w:del w:id="16" w:author="Mark Scheuerell" w:date="2026-10-16T10:09:00Z" w16du:dateUtc="2026-10-16T17:09:00Z">
        <w:r w:rsidR="0093753C" w:rsidDel="00947379">
          <w:delText xml:space="preserve">in ecology </w:delText>
        </w:r>
      </w:del>
      <w:r w:rsidR="0093753C">
        <w:t>depending on the</w:t>
      </w:r>
      <w:r w:rsidR="00D3167C">
        <w:t xml:space="preserve"> species/systems of interest and the </w:t>
      </w:r>
      <w:r w:rsidR="0093753C">
        <w:t xml:space="preserve">objectives of the monitoring program, </w:t>
      </w:r>
      <w:r w:rsidR="00D3167C">
        <w:t>as well as the costs of monitoring efforts</w:t>
      </w:r>
      <w:r w:rsidR="0093753C">
        <w:t xml:space="preserve"> </w:t>
      </w:r>
      <w:r w:rsidR="007623D9">
        <w:t xml:space="preserve">and managers wanting to ensure the most efficient use of resources available </w:t>
      </w:r>
      <w:r w:rsidR="0093753C">
        <w:t>(Goldsmith 1991</w:t>
      </w:r>
      <w:r w:rsidR="00D3167C">
        <w:t>, Caughlan and Oakley 2001,</w:t>
      </w:r>
      <w:r w:rsidR="007623D9">
        <w:t xml:space="preserve"> Field et al. 2005, Wintle et al. 2010,</w:t>
      </w:r>
      <w:r w:rsidR="00D3167C">
        <w:t xml:space="preserve"> Hanson et al. 2023</w:t>
      </w:r>
      <w:r w:rsidR="0093753C">
        <w:t xml:space="preserve">). </w:t>
      </w:r>
      <w:ins w:id="17" w:author="Mark Scheuerell" w:date="2026-10-16T10:05:00Z" w16du:dateUtc="2026-10-16T17:05:00Z">
        <w:r w:rsidR="00947379">
          <w:t>For example</w:t>
        </w:r>
      </w:ins>
      <w:ins w:id="18" w:author="Mark Scheuerell" w:date="2026-10-16T10:04:00Z" w16du:dateUtc="2026-10-16T17:04:00Z">
        <w:r w:rsidR="0065336D">
          <w:t xml:space="preserve">, </w:t>
        </w:r>
      </w:ins>
      <w:ins w:id="19" w:author="Mark Scheuerell" w:date="2026-10-16T10:06:00Z" w16du:dateUtc="2026-10-16T17:06:00Z">
        <w:r w:rsidR="00947379">
          <w:t xml:space="preserve">decisions to </w:t>
        </w:r>
      </w:ins>
      <w:ins w:id="20" w:author="Mark Scheuerell" w:date="2026-10-16T10:03:00Z" w16du:dateUtc="2026-10-16T17:03:00Z">
        <w:r w:rsidR="0065336D">
          <w:t xml:space="preserve">list </w:t>
        </w:r>
      </w:ins>
      <w:ins w:id="21" w:author="Mark Scheuerell" w:date="2026-10-16T10:06:00Z" w16du:dateUtc="2026-10-16T17:06:00Z">
        <w:r w:rsidR="00947379">
          <w:t>or</w:t>
        </w:r>
      </w:ins>
      <w:ins w:id="22" w:author="Mark Scheuerell" w:date="2026-10-16T10:04:00Z" w16du:dateUtc="2026-10-16T17:04:00Z">
        <w:r w:rsidR="0065336D">
          <w:t xml:space="preserve"> delist</w:t>
        </w:r>
      </w:ins>
      <w:ins w:id="23" w:author="Mark Scheuerell" w:date="2026-10-16T10:05:00Z" w16du:dateUtc="2026-10-16T17:05:00Z">
        <w:r w:rsidR="0065336D">
          <w:t xml:space="preserve"> plants and animals under the U.S. Endangered Species Act are based on </w:t>
        </w:r>
      </w:ins>
      <w:ins w:id="24" w:author="Mark Scheuerell" w:date="2026-10-16T10:08:00Z" w16du:dateUtc="2026-10-16T17:08:00Z">
        <w:r w:rsidR="00947379">
          <w:t>counts</w:t>
        </w:r>
      </w:ins>
      <w:ins w:id="25" w:author="Mark Scheuerell" w:date="2026-10-16T10:04:00Z" w16du:dateUtc="2026-10-16T17:04:00Z">
        <w:r w:rsidR="0065336D">
          <w:t xml:space="preserve"> of individuals</w:t>
        </w:r>
      </w:ins>
      <w:ins w:id="26" w:author="Mark Scheuerell" w:date="2026-10-16T10:19:00Z" w16du:dateUtc="2026-10-16T17:19:00Z">
        <w:r w:rsidR="0065301C">
          <w:t xml:space="preserve"> used to assess their abundance and trends over time</w:t>
        </w:r>
      </w:ins>
      <w:ins w:id="27" w:author="Mark Scheuerell" w:date="2026-10-16T10:10:00Z" w16du:dateUtc="2026-10-16T17:10:00Z">
        <w:r w:rsidR="00947379">
          <w:t xml:space="preserve"> (REF)</w:t>
        </w:r>
      </w:ins>
      <w:ins w:id="28" w:author="Mark Scheuerell" w:date="2026-10-16T10:07:00Z" w16du:dateUtc="2026-10-16T17:07:00Z">
        <w:r w:rsidR="00947379">
          <w:t>.</w:t>
        </w:r>
      </w:ins>
      <w:ins w:id="29" w:author="Mark Scheuerell" w:date="2026-10-16T10:10:00Z" w16du:dateUtc="2026-10-16T17:10:00Z">
        <w:r w:rsidR="00947379">
          <w:t xml:space="preserve"> </w:t>
        </w:r>
      </w:ins>
      <w:ins w:id="30" w:author="Mark Scheuerell" w:date="2026-10-16T10:22:00Z" w16du:dateUtc="2026-10-16T17:22:00Z">
        <w:r w:rsidR="0065301C">
          <w:t>Although</w:t>
        </w:r>
      </w:ins>
      <w:ins w:id="31" w:author="Mark Scheuerell" w:date="2026-10-16T10:10:00Z" w16du:dateUtc="2026-10-16T17:10:00Z">
        <w:r w:rsidR="00947379">
          <w:t xml:space="preserve"> </w:t>
        </w:r>
      </w:ins>
      <w:ins w:id="32" w:author="Mark Scheuerell" w:date="2026-10-16T10:11:00Z" w16du:dateUtc="2026-10-16T17:11:00Z">
        <w:r w:rsidR="00947379">
          <w:t>estimates</w:t>
        </w:r>
      </w:ins>
      <w:ins w:id="33" w:author="Mark Scheuerell" w:date="2026-10-16T10:10:00Z" w16du:dateUtc="2026-10-16T17:10:00Z">
        <w:r w:rsidR="00947379">
          <w:t xml:space="preserve"> used in th</w:t>
        </w:r>
      </w:ins>
      <w:ins w:id="34" w:author="Mark Scheuerell" w:date="2026-10-16T10:11:00Z" w16du:dateUtc="2026-10-16T17:11:00Z">
        <w:r w:rsidR="00947379">
          <w:t xml:space="preserve">ose assessments </w:t>
        </w:r>
      </w:ins>
      <w:ins w:id="35" w:author="Mark Scheuerell" w:date="2026-10-16T10:22:00Z" w16du:dateUtc="2026-10-16T17:22:00Z">
        <w:r w:rsidR="0065301C">
          <w:t>must be based on the “best available</w:t>
        </w:r>
      </w:ins>
      <w:ins w:id="36" w:author="Mark Scheuerell" w:date="2026-10-16T10:24:00Z" w16du:dateUtc="2026-10-16T17:24:00Z">
        <w:r w:rsidR="0065301C">
          <w:t>”</w:t>
        </w:r>
      </w:ins>
      <w:ins w:id="37" w:author="Mark Scheuerell" w:date="2026-10-16T10:22:00Z" w16du:dateUtc="2026-10-16T17:22:00Z">
        <w:r w:rsidR="0065301C">
          <w:t xml:space="preserve"> d</w:t>
        </w:r>
      </w:ins>
      <w:del w:id="38" w:author="Mark Scheuerell" w:date="2026-10-16T10:22:00Z" w16du:dateUtc="2026-10-16T17:22:00Z">
        <w:r w:rsidR="00D3167C" w:rsidDel="0065301C">
          <w:delText>D</w:delText>
        </w:r>
      </w:del>
      <w:r w:rsidR="00D3167C">
        <w:t>ata</w:t>
      </w:r>
      <w:ins w:id="39" w:author="Mark Scheuerell" w:date="2026-10-16T10:24:00Z" w16du:dateUtc="2026-10-16T17:24:00Z">
        <w:r w:rsidR="0065301C">
          <w:t>,</w:t>
        </w:r>
      </w:ins>
      <w:r w:rsidR="00D3167C">
        <w:t xml:space="preserve"> </w:t>
      </w:r>
      <w:del w:id="40" w:author="Mark Scheuerell" w:date="2026-10-16T10:24:00Z" w16du:dateUtc="2026-10-16T17:24:00Z">
        <w:r w:rsidR="00D3167C" w:rsidDel="0065301C">
          <w:delText xml:space="preserve">collected through survey efforts are often used to construct estimates of population-level characteristics, introducing statistical uncertainty. </w:delText>
        </w:r>
        <w:r w:rsidR="00A57D2D" w:rsidDel="0065301C">
          <w:delText>S</w:delText>
        </w:r>
      </w:del>
      <w:ins w:id="41" w:author="Mark Scheuerell" w:date="2026-10-16T10:24:00Z" w16du:dateUtc="2026-10-16T17:24:00Z">
        <w:r w:rsidR="0065301C">
          <w:t>s</w:t>
        </w:r>
      </w:ins>
      <w:r w:rsidR="00A57D2D">
        <w:t>urvey</w:t>
      </w:r>
      <w:r w:rsidR="00D3167C">
        <w:t xml:space="preserve"> methods are </w:t>
      </w:r>
      <w:del w:id="42" w:author="Mark Scheuerell" w:date="2026-10-16T10:25:00Z" w16du:dateUtc="2026-10-16T17:25:00Z">
        <w:r w:rsidR="00A57D2D" w:rsidDel="0065301C">
          <w:delText xml:space="preserve">additionally </w:delText>
        </w:r>
      </w:del>
      <w:r w:rsidR="00D3167C">
        <w:t xml:space="preserve">subject to observation inaccuracy </w:t>
      </w:r>
      <w:del w:id="43" w:author="Mark Scheuerell" w:date="2026-10-16T10:26:00Z" w16du:dateUtc="2026-10-16T17:26:00Z">
        <w:r w:rsidR="00D3167C" w:rsidDel="0065301C">
          <w:delText>(i.e.</w:delText>
        </w:r>
      </w:del>
      <w:ins w:id="44" w:author="Mark Scheuerell" w:date="2026-10-16T10:26:00Z" w16du:dateUtc="2026-10-16T17:26:00Z">
        <w:r w:rsidR="0065301C">
          <w:t>such as</w:t>
        </w:r>
      </w:ins>
      <w:r w:rsidR="00D3167C">
        <w:t xml:space="preserve"> missed individuals, individuals double-counted, </w:t>
      </w:r>
      <w:ins w:id="45" w:author="Mark Scheuerell" w:date="2026-10-16T10:26:00Z" w16du:dateUtc="2026-10-16T17:26:00Z">
        <w:r w:rsidR="0065301C">
          <w:t xml:space="preserve">or </w:t>
        </w:r>
      </w:ins>
      <w:r w:rsidR="00D3167C">
        <w:t>non-existent individuals recorded</w:t>
      </w:r>
      <w:del w:id="46" w:author="Mark Scheuerell" w:date="2026-10-16T10:26:00Z" w16du:dateUtc="2026-10-16T17:26:00Z">
        <w:r w:rsidR="00D3167C" w:rsidDel="0065301C">
          <w:delText>)</w:delText>
        </w:r>
        <w:r w:rsidR="00A57D2D" w:rsidDel="0065301C">
          <w:delText xml:space="preserve"> resulting from the form of the method employed</w:delText>
        </w:r>
      </w:del>
      <w:r w:rsidR="00D3167C">
        <w:t xml:space="preserve"> (</w:t>
      </w:r>
      <w:r w:rsidR="00A57D2D">
        <w:t xml:space="preserve">Tyre et al. 2003, </w:t>
      </w:r>
      <w:r w:rsidR="00D3167C">
        <w:t>Elphick 2008).</w:t>
      </w:r>
    </w:p>
    <w:p w14:paraId="4F4777F3" w14:textId="7BA02D41" w:rsidR="00EE4DE0" w:rsidRDefault="00A57D2D" w:rsidP="0065301C">
      <w:pPr>
        <w:spacing w:after="0" w:line="480" w:lineRule="auto"/>
        <w:ind w:firstLine="720"/>
        <w:pPrChange w:id="47" w:author="Mark Scheuerell" w:date="2026-10-16T10:24:00Z" w16du:dateUtc="2026-10-16T17:24:00Z">
          <w:pPr>
            <w:spacing w:after="0" w:line="480" w:lineRule="auto"/>
          </w:pPr>
        </w:pPrChange>
      </w:pPr>
      <w:del w:id="48" w:author="Mark Scheuerell" w:date="2026-10-16T10:24:00Z" w16du:dateUtc="2026-10-16T17:24:00Z">
        <w:r w:rsidDel="0065301C">
          <w:delText xml:space="preserve"> </w:delText>
        </w:r>
      </w:del>
      <w:r>
        <w:t xml:space="preserve">Bias and precision </w:t>
      </w:r>
      <w:del w:id="49" w:author="Mark Scheuerell" w:date="2026-10-16T10:26:00Z" w16du:dateUtc="2026-10-16T17:26:00Z">
        <w:r w:rsidDel="0065301C">
          <w:delText>related to</w:delText>
        </w:r>
      </w:del>
      <w:ins w:id="50" w:author="Mark Scheuerell" w:date="2026-10-16T10:26:00Z" w16du:dateUtc="2026-10-16T17:26:00Z">
        <w:r w:rsidR="0065301C">
          <w:t>among various</w:t>
        </w:r>
      </w:ins>
      <w:r>
        <w:t xml:space="preserve"> survey methods have been studied across multiple </w:t>
      </w:r>
      <w:commentRangeStart w:id="51"/>
      <w:r>
        <w:t>ecological niches</w:t>
      </w:r>
      <w:commentRangeEnd w:id="51"/>
      <w:r w:rsidR="0065301C">
        <w:rPr>
          <w:rStyle w:val="CommentReference"/>
          <w:sz w:val="24"/>
          <w:szCs w:val="24"/>
        </w:rPr>
        <w:commentReference w:id="51"/>
      </w:r>
      <w:r>
        <w:t xml:space="preserve">, underscoring the value in </w:t>
      </w:r>
      <w:r w:rsidR="00EF04C2">
        <w:t>identifying</w:t>
      </w:r>
      <w:r>
        <w:t xml:space="preserve"> these characteristics</w:t>
      </w:r>
      <w:r w:rsidR="00D3167C">
        <w:t xml:space="preserve"> </w:t>
      </w:r>
      <w:r>
        <w:t xml:space="preserve">(Leujak and Ormond 2007, Hone 2008, Parsons and Skalski 2010, Morrison 2016). </w:t>
      </w:r>
      <w:r w:rsidR="00EF04C2">
        <w:t>An imprecise survey method can still be of use depending on the application, but it is crucial that scientists and wildlife managers understand the ways in which a method or suite of methods is i</w:t>
      </w:r>
      <w:r w:rsidR="00377A8F">
        <w:t>naccurate</w:t>
      </w:r>
      <w:r w:rsidR="00EF04C2">
        <w:t xml:space="preserve"> when evaluating data collected </w:t>
      </w:r>
      <w:r w:rsidR="005947FF">
        <w:t>and drawing conclusions.</w:t>
      </w:r>
      <w:r w:rsidR="00377A8F">
        <w:t xml:space="preserve"> Getting the best out of such a survey </w:t>
      </w:r>
      <w:r w:rsidR="00377A8F">
        <w:lastRenderedPageBreak/>
        <w:t>method requires estimates of the method’s precision and potential bias to allow for adjustments relative to some predetermined standard of accuracy.</w:t>
      </w:r>
    </w:p>
    <w:p w14:paraId="0759501B" w14:textId="05F0C707" w:rsidR="00F97D86" w:rsidRDefault="00760A39" w:rsidP="00EE4DE0">
      <w:pPr>
        <w:spacing w:after="0" w:line="480" w:lineRule="auto"/>
        <w:ind w:firstLine="720"/>
      </w:pPr>
      <w:commentRangeStart w:id="52"/>
      <w:del w:id="53" w:author="Mark Scheuerell" w:date="2026-10-16T10:28:00Z" w16du:dateUtc="2026-10-16T17:28:00Z">
        <w:r w:rsidDel="00CF5425">
          <w:delText>Pacific salmon (</w:delText>
        </w:r>
        <w:r w:rsidRPr="005915DE" w:rsidDel="00CF5425">
          <w:rPr>
            <w:i/>
            <w:iCs/>
          </w:rPr>
          <w:delText>Oncorhynchus spp.</w:delText>
        </w:r>
        <w:r w:rsidDel="00CF5425">
          <w:delText xml:space="preserve">) </w:delText>
        </w:r>
        <w:r w:rsidDel="00CF5425">
          <w:rPr>
            <w:rFonts w:cstheme="minorHAnsi"/>
            <w:color w:val="202122"/>
            <w:shd w:val="clear" w:color="auto" w:fill="FFFFFF"/>
          </w:rPr>
          <w:delText xml:space="preserve">have long been the subject of monitoring </w:delText>
        </w:r>
        <w:r w:rsidR="00C26E3D" w:rsidDel="00CF5425">
          <w:rPr>
            <w:rFonts w:cstheme="minorHAnsi"/>
            <w:color w:val="202122"/>
            <w:shd w:val="clear" w:color="auto" w:fill="FFFFFF"/>
          </w:rPr>
          <w:delText>programs</w:delText>
        </w:r>
        <w:r w:rsidDel="00CF5425">
          <w:rPr>
            <w:rFonts w:cstheme="minorHAnsi"/>
            <w:color w:val="202122"/>
            <w:shd w:val="clear" w:color="auto" w:fill="FFFFFF"/>
          </w:rPr>
          <w:delText xml:space="preserve"> in North America</w:delText>
        </w:r>
        <w:r w:rsidR="00377A8F" w:rsidDel="00CF5425">
          <w:rPr>
            <w:rFonts w:cstheme="minorHAnsi"/>
            <w:color w:val="202122"/>
            <w:shd w:val="clear" w:color="auto" w:fill="FFFFFF"/>
          </w:rPr>
          <w:delText xml:space="preserve">. </w:delText>
        </w:r>
      </w:del>
      <w:r w:rsidR="00377A8F">
        <w:rPr>
          <w:rFonts w:cstheme="minorHAnsi"/>
          <w:color w:val="202122"/>
          <w:shd w:val="clear" w:color="auto" w:fill="FFFFFF"/>
        </w:rPr>
        <w:t xml:space="preserve">Many populations of </w:t>
      </w:r>
      <w:del w:id="54" w:author="Mark Scheuerell" w:date="2026-10-16T10:28:00Z" w16du:dateUtc="2026-10-16T17:28:00Z">
        <w:r w:rsidR="00377A8F" w:rsidDel="00CF5425">
          <w:rPr>
            <w:rFonts w:cstheme="minorHAnsi"/>
            <w:color w:val="202122"/>
            <w:shd w:val="clear" w:color="auto" w:fill="FFFFFF"/>
          </w:rPr>
          <w:delText xml:space="preserve">pacific </w:delText>
        </w:r>
      </w:del>
      <w:ins w:id="55" w:author="Mark Scheuerell" w:date="2026-10-16T10:28:00Z" w16du:dateUtc="2026-10-16T17:28:00Z">
        <w:r w:rsidR="00CF5425">
          <w:rPr>
            <w:rFonts w:cstheme="minorHAnsi"/>
            <w:color w:val="202122"/>
            <w:shd w:val="clear" w:color="auto" w:fill="FFFFFF"/>
          </w:rPr>
          <w:t>P</w:t>
        </w:r>
        <w:r w:rsidR="00CF5425">
          <w:rPr>
            <w:rFonts w:cstheme="minorHAnsi"/>
            <w:color w:val="202122"/>
            <w:shd w:val="clear" w:color="auto" w:fill="FFFFFF"/>
          </w:rPr>
          <w:t xml:space="preserve">acific </w:t>
        </w:r>
      </w:ins>
      <w:r w:rsidR="00377A8F">
        <w:rPr>
          <w:rFonts w:cstheme="minorHAnsi"/>
          <w:color w:val="202122"/>
          <w:shd w:val="clear" w:color="auto" w:fill="FFFFFF"/>
        </w:rPr>
        <w:t xml:space="preserve">salmon </w:t>
      </w:r>
      <w:ins w:id="56" w:author="Mark Scheuerell" w:date="2026-10-16T10:28:00Z" w16du:dateUtc="2026-10-16T17:28:00Z">
        <w:r w:rsidR="00CF5425">
          <w:t>(</w:t>
        </w:r>
        <w:r w:rsidR="00CF5425" w:rsidRPr="005915DE">
          <w:rPr>
            <w:i/>
            <w:iCs/>
          </w:rPr>
          <w:t>Oncorhynchus spp.</w:t>
        </w:r>
        <w:r w:rsidR="00CF5425">
          <w:t xml:space="preserve">) </w:t>
        </w:r>
      </w:ins>
      <w:r w:rsidR="00377A8F">
        <w:rPr>
          <w:rFonts w:cstheme="minorHAnsi"/>
          <w:color w:val="202122"/>
          <w:shd w:val="clear" w:color="auto" w:fill="FFFFFF"/>
        </w:rPr>
        <w:t>are ESA listed, beyond which</w:t>
      </w:r>
      <w:r>
        <w:t xml:space="preserve"> t</w:t>
      </w:r>
      <w:r w:rsidR="00845D21">
        <w:t xml:space="preserve">he conservation of </w:t>
      </w:r>
      <w:r>
        <w:t>these species</w:t>
      </w:r>
      <w:r w:rsidR="00845D21">
        <w:t xml:space="preserve"> for environmental, tribal, commercial, and recreational use is of tremendous importance to fish and wildlife agencies in the Pacific Northwest</w:t>
      </w:r>
      <w:r>
        <w:t xml:space="preserve"> (Wolf and O’Neal 2010, Levi et al. 2018, Jaeger and Scheuerell 2023, </w:t>
      </w:r>
      <w:r w:rsidR="00377A8F">
        <w:t xml:space="preserve">National Oceanic and Atmospheric Administration 2025b, </w:t>
      </w:r>
      <w:r>
        <w:t>Price and Moore 2026)</w:t>
      </w:r>
      <w:r w:rsidR="00845D21">
        <w:t xml:space="preserve">. </w:t>
      </w:r>
      <w:r w:rsidR="00ED3721">
        <w:t>While these motivating factors can be said of all salmonid population in the Pacific northwest,</w:t>
      </w:r>
      <w:r w:rsidR="00845D21">
        <w:t xml:space="preserve"> multiple </w:t>
      </w:r>
      <w:r w:rsidR="00ED3721">
        <w:t xml:space="preserve">salmon and trout </w:t>
      </w:r>
      <w:r w:rsidR="00845D21">
        <w:t xml:space="preserve">Evolutionarily Significant Units </w:t>
      </w:r>
      <w:r w:rsidR="002F5D1A">
        <w:t>(</w:t>
      </w:r>
      <w:r w:rsidR="00377A8F">
        <w:t xml:space="preserve">or </w:t>
      </w:r>
      <w:r w:rsidR="002F5D1A">
        <w:t>ESUs</w:t>
      </w:r>
      <w:r w:rsidR="00377A8F">
        <w:t xml:space="preserve"> - </w:t>
      </w:r>
      <w:r w:rsidR="00ED3721">
        <w:t xml:space="preserve">groupings </w:t>
      </w:r>
      <w:r w:rsidR="00845D21">
        <w:t>comp</w:t>
      </w:r>
      <w:r w:rsidR="00ED3721">
        <w:t>osed of</w:t>
      </w:r>
      <w:r w:rsidR="00845D21">
        <w:t xml:space="preserve"> many salmon</w:t>
      </w:r>
      <w:r w:rsidR="004729F3">
        <w:t>id</w:t>
      </w:r>
      <w:r w:rsidR="00845D21">
        <w:t xml:space="preserve"> populations</w:t>
      </w:r>
      <w:r w:rsidR="00ED3721">
        <w:t>)</w:t>
      </w:r>
      <w:r w:rsidR="00845D21">
        <w:t xml:space="preserve"> are protected under the US Endangered Species Act of 1973</w:t>
      </w:r>
      <w:r w:rsidR="00C26E3D">
        <w:t>, further compelling the need for sustained monitoring</w:t>
      </w:r>
      <w:r w:rsidR="00845D21">
        <w:t xml:space="preserve"> (National Oceanic and Atmospheric Administration 2025</w:t>
      </w:r>
      <w:r w:rsidR="00752C5D">
        <w:t>a</w:t>
      </w:r>
      <w:r w:rsidR="00845D21">
        <w:t>).</w:t>
      </w:r>
      <w:commentRangeEnd w:id="52"/>
      <w:r w:rsidR="0074595B">
        <w:rPr>
          <w:rStyle w:val="CommentReference"/>
          <w:sz w:val="24"/>
          <w:szCs w:val="24"/>
        </w:rPr>
        <w:commentReference w:id="52"/>
      </w:r>
      <w:r w:rsidR="00845D21">
        <w:t xml:space="preserve"> Since 1980, the state of Oregon alone has spent over $9 billion in the effort to protect and restore populations of steelhead trout </w:t>
      </w:r>
      <w:r w:rsidR="00974AB5" w:rsidRPr="005915DE">
        <w:rPr>
          <w:rFonts w:cstheme="minorHAnsi"/>
          <w:color w:val="202122"/>
          <w:shd w:val="clear" w:color="auto" w:fill="FFFFFF"/>
        </w:rPr>
        <w:t>(</w:t>
      </w:r>
      <w:r w:rsidR="00974AB5" w:rsidRPr="005915DE">
        <w:rPr>
          <w:i/>
          <w:iCs/>
        </w:rPr>
        <w:t>Oncorhynchus</w:t>
      </w:r>
      <w:r w:rsidR="00974AB5" w:rsidRPr="005915DE">
        <w:rPr>
          <w:rFonts w:cstheme="minorHAnsi"/>
          <w:i/>
          <w:iCs/>
          <w:color w:val="202122"/>
          <w:shd w:val="clear" w:color="auto" w:fill="FFFFFF"/>
        </w:rPr>
        <w:t xml:space="preserve"> mykiss</w:t>
      </w:r>
      <w:r w:rsidR="00974AB5" w:rsidRPr="005915DE">
        <w:rPr>
          <w:rFonts w:cstheme="minorHAnsi"/>
          <w:color w:val="202122"/>
          <w:shd w:val="clear" w:color="auto" w:fill="FFFFFF"/>
        </w:rPr>
        <w:t xml:space="preserve">) </w:t>
      </w:r>
      <w:r w:rsidR="00845D21">
        <w:t xml:space="preserve">and </w:t>
      </w:r>
      <w:r w:rsidR="00974AB5">
        <w:t xml:space="preserve">Pacific </w:t>
      </w:r>
      <w:r w:rsidR="00845D21">
        <w:t xml:space="preserve">salmon in the Columbia River Basin. However, the impacts of these restoration efforts remain difficult to quantify (Jaeger and Scheuerell 2023). </w:t>
      </w:r>
      <w:r w:rsidR="00C26E3D">
        <w:t xml:space="preserve">While some amount of uncertainty will always exist, understanding </w:t>
      </w:r>
      <w:r w:rsidR="00845D21">
        <w:t xml:space="preserve">the value of </w:t>
      </w:r>
      <w:r w:rsidR="00C26E3D">
        <w:t xml:space="preserve">conservation </w:t>
      </w:r>
      <w:r w:rsidR="00845D21">
        <w:t xml:space="preserve">investments </w:t>
      </w:r>
      <w:r w:rsidR="00C26E3D">
        <w:t>relies on understanding the accuracy of</w:t>
      </w:r>
      <w:r w:rsidR="00845D21">
        <w:t xml:space="preserve"> </w:t>
      </w:r>
      <w:r w:rsidR="00C26E3D">
        <w:t xml:space="preserve">salmonid population </w:t>
      </w:r>
      <w:r w:rsidR="00845D21">
        <w:t xml:space="preserve">assessments. </w:t>
      </w:r>
    </w:p>
    <w:p w14:paraId="3626C864" w14:textId="1A81082A" w:rsidR="00845D21" w:rsidRDefault="00845D21" w:rsidP="0087694C">
      <w:pPr>
        <w:spacing w:after="0" w:line="480" w:lineRule="auto"/>
        <w:ind w:firstLine="720"/>
      </w:pPr>
      <w:commentRangeStart w:id="57"/>
      <w:r>
        <w:t xml:space="preserve">To </w:t>
      </w:r>
      <w:del w:id="58" w:author="Mark Scheuerell" w:date="2026-10-16T10:31:00Z" w16du:dateUtc="2026-10-16T17:31:00Z">
        <w:r w:rsidR="004A06FB" w:rsidDel="00AD0649">
          <w:delText xml:space="preserve">manage harvest and </w:delText>
        </w:r>
      </w:del>
      <w:r w:rsidR="00F97D86">
        <w:t xml:space="preserve">assess the impact of conservation policy and interventions, </w:t>
      </w:r>
      <w:ins w:id="59" w:author="Mark Scheuerell" w:date="2026-10-16T10:31:00Z" w16du:dateUtc="2026-10-16T17:31:00Z">
        <w:r w:rsidR="00AD0649">
          <w:t xml:space="preserve">and </w:t>
        </w:r>
        <w:r w:rsidR="00AD0649">
          <w:t>manage harvest of healthy stocks</w:t>
        </w:r>
      </w:ins>
      <w:ins w:id="60" w:author="Mark Scheuerell" w:date="2026-10-16T10:32:00Z" w16du:dateUtc="2026-10-16T17:32:00Z">
        <w:r w:rsidR="00AD0649">
          <w:t xml:space="preserve">, </w:t>
        </w:r>
      </w:ins>
      <w:r>
        <w:t>various survey methods are employed</w:t>
      </w:r>
      <w:r w:rsidR="00F97D86">
        <w:t xml:space="preserve"> to estimate the abundance of target species over time.</w:t>
      </w:r>
      <w:r>
        <w:t xml:space="preserve"> </w:t>
      </w:r>
      <w:r w:rsidR="00F97D86">
        <w:t>E</w:t>
      </w:r>
      <w:r>
        <w:t>ach method</w:t>
      </w:r>
      <w:r w:rsidR="00F97D86">
        <w:t xml:space="preserve"> is</w:t>
      </w:r>
      <w:r>
        <w:t xml:space="preserve"> characterized by an inherent level of precision</w:t>
      </w:r>
      <w:r w:rsidR="00F97D86">
        <w:t xml:space="preserve"> and potentially some inherent </w:t>
      </w:r>
      <w:commentRangeStart w:id="61"/>
      <w:r w:rsidR="00F97D86">
        <w:t>directional bias</w:t>
      </w:r>
      <w:r w:rsidR="004A06FB">
        <w:t xml:space="preserve"> </w:t>
      </w:r>
      <w:commentRangeEnd w:id="61"/>
      <w:r w:rsidR="00AD0649">
        <w:rPr>
          <w:rStyle w:val="CommentReference"/>
          <w:sz w:val="24"/>
          <w:szCs w:val="24"/>
        </w:rPr>
        <w:commentReference w:id="61"/>
      </w:r>
      <w:r w:rsidR="004551F5">
        <w:t xml:space="preserve">as well </w:t>
      </w:r>
      <w:r w:rsidR="004A06FB">
        <w:t>(Parsons and Skalski 2010)</w:t>
      </w:r>
      <w:r>
        <w:t>.</w:t>
      </w:r>
      <w:r w:rsidR="000B2866">
        <w:t xml:space="preserve"> Past studies have shown a </w:t>
      </w:r>
      <w:r w:rsidR="00047FF7">
        <w:t>posit</w:t>
      </w:r>
      <w:r w:rsidR="000B2866">
        <w:t xml:space="preserve">ive relationship between the intensity of sampling </w:t>
      </w:r>
      <w:r w:rsidR="004551F5">
        <w:t>efforts,</w:t>
      </w:r>
      <w:r w:rsidR="000B2866">
        <w:t xml:space="preserve"> and the precision of abundance </w:t>
      </w:r>
      <w:r w:rsidR="000B2866">
        <w:lastRenderedPageBreak/>
        <w:t>estimates</w:t>
      </w:r>
      <w:r w:rsidR="00047FF7">
        <w:t xml:space="preserve"> in both aquatic and terrestrial species</w:t>
      </w:r>
      <w:r w:rsidR="000B2866">
        <w:t xml:space="preserve"> (Walsh et al. 2001, </w:t>
      </w:r>
      <w:r w:rsidR="00047FF7">
        <w:t xml:space="preserve">Nuno et al. 2013, Annear et al. 2024). </w:t>
      </w:r>
      <w:r w:rsidR="004551F5">
        <w:t>As such</w:t>
      </w:r>
      <w:r w:rsidR="00047FF7">
        <w:t xml:space="preserve">, managers must </w:t>
      </w:r>
      <w:r w:rsidR="0087694C">
        <w:t>navigate the tradeoffs between more</w:t>
      </w:r>
      <w:r w:rsidR="00047FF7">
        <w:t xml:space="preserve"> intensive sampling efforts a</w:t>
      </w:r>
      <w:r w:rsidR="0087694C">
        <w:t>nd</w:t>
      </w:r>
      <w:r w:rsidR="00047FF7">
        <w:t xml:space="preserve"> the level of precision </w:t>
      </w:r>
      <w:r w:rsidR="009A09AD">
        <w:t>they hope to achieve.</w:t>
      </w:r>
      <w:r w:rsidR="000B2866">
        <w:t xml:space="preserve"> </w:t>
      </w:r>
      <w:r w:rsidR="009A09AD">
        <w:t>While low levels of precision in survey methods lead to low confidence in point estimates of population abundance or forecasts, directional bias presents a more pernicious problem as it may lead to the mismanagement of imperiled species</w:t>
      </w:r>
      <w:r w:rsidR="00752C5D">
        <w:t>, invasive species,</w:t>
      </w:r>
      <w:r w:rsidR="009A09AD">
        <w:t xml:space="preserve"> and commercially valuable </w:t>
      </w:r>
      <w:r w:rsidR="00752C5D">
        <w:t>populations</w:t>
      </w:r>
      <w:r w:rsidR="005C4D4A">
        <w:t xml:space="preserve"> (Tracey and Fleming 2022, Satterthwaite and Shelton 2023).</w:t>
      </w:r>
      <w:r w:rsidR="009A09AD">
        <w:t xml:space="preserve"> </w:t>
      </w:r>
      <w:r w:rsidR="005C4D4A">
        <w:t>O</w:t>
      </w:r>
      <w:r w:rsidR="009A09AD">
        <w:t>ver-</w:t>
      </w:r>
      <w:r w:rsidR="005C4D4A">
        <w:t xml:space="preserve">estimation of a species of interest lends itself to potential overharvesting, while </w:t>
      </w:r>
      <w:r w:rsidR="009A09AD">
        <w:t>under</w:t>
      </w:r>
      <w:r w:rsidR="005C4D4A">
        <w:t>-</w:t>
      </w:r>
      <w:r w:rsidR="009A09AD">
        <w:t>estimation</w:t>
      </w:r>
      <w:r w:rsidR="005C4D4A">
        <w:t xml:space="preserve"> may lead to lost revenue due to harvest restrictions, and either of these outcomes could result in the suboptimal allocation of conservation (</w:t>
      </w:r>
      <w:r w:rsidR="0029248E">
        <w:t>Elphick 2008, Parsons and Skalski 2010, Katzner et al. 2011</w:t>
      </w:r>
      <w:r w:rsidR="005C4D4A">
        <w:t>)</w:t>
      </w:r>
      <w:r w:rsidR="009A09AD">
        <w:t>.</w:t>
      </w:r>
      <w:r w:rsidR="00444A0D">
        <w:t xml:space="preserve"> </w:t>
      </w:r>
      <w:commentRangeEnd w:id="57"/>
      <w:r w:rsidR="00FD01F7">
        <w:rPr>
          <w:rStyle w:val="CommentReference"/>
          <w:sz w:val="24"/>
          <w:szCs w:val="24"/>
        </w:rPr>
        <w:commentReference w:id="57"/>
      </w:r>
      <w:commentRangeStart w:id="62"/>
      <w:r w:rsidR="00752C5D">
        <w:t>Indeed, in the United States, decisions of whether to list or de-list species as endangered under the Endangered Species Act are based on abundance estimates that may be influenced by such bias (National Oceanic and Atmospheric Administration 2025b</w:t>
      </w:r>
      <w:r w:rsidR="00743B13">
        <w:t>, U.S. Fish and Wildlife Service 2026</w:t>
      </w:r>
      <w:r w:rsidR="00752C5D">
        <w:t xml:space="preserve">). </w:t>
      </w:r>
      <w:commentRangeEnd w:id="62"/>
      <w:r w:rsidR="00AD0649">
        <w:rPr>
          <w:rStyle w:val="CommentReference"/>
          <w:sz w:val="24"/>
          <w:szCs w:val="24"/>
        </w:rPr>
        <w:commentReference w:id="62"/>
      </w:r>
      <w:r w:rsidR="00377A8F">
        <w:t>W</w:t>
      </w:r>
      <w:r w:rsidR="00752C5D">
        <w:t xml:space="preserve">hen directional bias can be </w:t>
      </w:r>
      <w:r w:rsidR="002B445C">
        <w:t>assessed</w:t>
      </w:r>
      <w:r w:rsidR="00377A8F">
        <w:t xml:space="preserve"> and</w:t>
      </w:r>
      <w:r w:rsidR="00752C5D">
        <w:t xml:space="preserve"> </w:t>
      </w:r>
      <w:r w:rsidR="002B445C">
        <w:t>corrected</w:t>
      </w:r>
      <w:r w:rsidR="00377A8F">
        <w:t xml:space="preserve"> for, we can</w:t>
      </w:r>
      <w:r w:rsidR="00752C5D">
        <w:t xml:space="preserve"> achieve more accurate </w:t>
      </w:r>
      <w:r w:rsidR="002B445C">
        <w:t>abundance estimates (Polansky et al. 2023).</w:t>
      </w:r>
      <w:r w:rsidR="00752C5D">
        <w:t xml:space="preserve"> </w:t>
      </w:r>
      <w:r w:rsidR="009A09AD">
        <w:t xml:space="preserve">  </w:t>
      </w:r>
      <w:r>
        <w:t xml:space="preserve"> </w:t>
      </w:r>
    </w:p>
    <w:p w14:paraId="50EB4717" w14:textId="4F000C1C" w:rsidR="00770080" w:rsidRDefault="00845D21" w:rsidP="00770080">
      <w:pPr>
        <w:spacing w:after="0" w:line="480" w:lineRule="auto"/>
        <w:ind w:firstLine="720"/>
      </w:pPr>
      <w:r>
        <w:t>Spawning salmon and trout are surveyed in freshwater using methods</w:t>
      </w:r>
      <w:r w:rsidR="003226D4">
        <w:t xml:space="preserve"> that </w:t>
      </w:r>
      <w:r>
        <w:t>vary from visual inspection of known spawning grounds to counts of salmon migrating up stream at fixed points to inferential methods estimating total escapement in a stream system based on periodic counts of spawners</w:t>
      </w:r>
      <w:r w:rsidR="003226D4">
        <w:t xml:space="preserve"> (Knudsen 2000)</w:t>
      </w:r>
      <w:r>
        <w:t>. Survey methods conducted at terminal spawning grounds include foot surveys of live fish, carcass counts, and visual inspection of salmonid nests known as redds (</w:t>
      </w:r>
      <w:r w:rsidR="00683692">
        <w:t xml:space="preserve">Johnson et al. 2007, </w:t>
      </w:r>
      <w:r>
        <w:t>Oregon Department of Fish and Wildlife 2024</w:t>
      </w:r>
      <w:r w:rsidR="008010D9">
        <w:t>a</w:t>
      </w:r>
      <w:r>
        <w:t xml:space="preserve">). Within streams, adult fish may be captured and counted at weirs before being released to continue their </w:t>
      </w:r>
      <w:r>
        <w:lastRenderedPageBreak/>
        <w:t>upstream migration (Anderson et al. 2015). A</w:t>
      </w:r>
      <w:r w:rsidR="006C6484">
        <w:t>nother</w:t>
      </w:r>
      <w:r>
        <w:t xml:space="preserve"> approach involves capturing salmonid</w:t>
      </w:r>
      <w:r w:rsidR="00F80C72">
        <w:t>s</w:t>
      </w:r>
      <w:r>
        <w:t xml:space="preserve"> as juveniles and fitting them with small passive integrated transponders</w:t>
      </w:r>
      <w:r w:rsidR="006C6484">
        <w:t xml:space="preserve"> (</w:t>
      </w:r>
      <w:r>
        <w:t>PIT-tags</w:t>
      </w:r>
      <w:r w:rsidR="006C6484">
        <w:t>)</w:t>
      </w:r>
      <w:r>
        <w:t xml:space="preserve">. This enables tagged fish to be electronically counted as adults years later, as the return to their natal spawning grounds takes them past sensor arrays (Lamb et al. 2024). </w:t>
      </w:r>
      <w:r w:rsidR="00CA18F7">
        <w:t xml:space="preserve">In more remote localities, aerial surveys are favored with fish being counted from </w:t>
      </w:r>
      <w:r w:rsidR="00893916">
        <w:t xml:space="preserve">either helicopter or </w:t>
      </w:r>
      <w:r w:rsidR="00CA18F7">
        <w:t>fixed-wing aircraft, trading precision for the ability to survey sites which are otherwise very difficult to access (Walker 2015</w:t>
      </w:r>
      <w:r w:rsidR="00523A07">
        <w:t>, Copeland et al. 2019</w:t>
      </w:r>
      <w:r w:rsidR="00CA18F7">
        <w:t xml:space="preserve">). </w:t>
      </w:r>
      <w:r>
        <w:t xml:space="preserve">Finally, these methods and more may be included in the estimation of total escapement through a variety of area-under-the-curve and peak spawner count estimation methods (English et al. 1992, Parken et al. 2003, Millar and Jordan 2013). Given this variety of survey methods dependent on various technology and statistical techniques, each method will be characterized by some degree of imprecision, and perhaps some intrinsic tendency to over- or under-estimate spawning salmonids. </w:t>
      </w:r>
    </w:p>
    <w:p w14:paraId="28F0D574" w14:textId="55BE1EE4" w:rsidR="00770080" w:rsidDel="00A33299" w:rsidRDefault="00770080" w:rsidP="00770080">
      <w:pPr>
        <w:spacing w:after="0" w:line="480" w:lineRule="auto"/>
        <w:ind w:firstLine="720"/>
        <w:rPr>
          <w:del w:id="63" w:author="Mark Scheuerell" w:date="2026-10-16T10:35:00Z" w16du:dateUtc="2026-10-16T17:35:00Z"/>
        </w:rPr>
      </w:pPr>
      <w:r>
        <w:t xml:space="preserve">My research seeks to measure the levels of precision and relative bias accompanying various survey methods by comparing observations from </w:t>
      </w:r>
      <w:r w:rsidR="00672622">
        <w:t>7</w:t>
      </w:r>
      <w:r w:rsidR="005A23A3">
        <w:t>4</w:t>
      </w:r>
      <w:r>
        <w:t xml:space="preserve"> populations of Chinook </w:t>
      </w:r>
      <w:r w:rsidRPr="005915DE">
        <w:rPr>
          <w:rFonts w:cstheme="minorHAnsi"/>
          <w:color w:val="202122"/>
          <w:shd w:val="clear" w:color="auto" w:fill="FFFFFF"/>
        </w:rPr>
        <w:t>(</w:t>
      </w:r>
      <w:r w:rsidRPr="005915DE">
        <w:rPr>
          <w:i/>
          <w:iCs/>
        </w:rPr>
        <w:t>O.</w:t>
      </w:r>
      <w:r w:rsidRPr="005915DE">
        <w:rPr>
          <w:rFonts w:cstheme="minorHAnsi"/>
          <w:i/>
          <w:iCs/>
          <w:color w:val="202122"/>
          <w:shd w:val="clear" w:color="auto" w:fill="FFFFFF"/>
        </w:rPr>
        <w:t xml:space="preserve"> tshawytscha</w:t>
      </w:r>
      <w:r w:rsidRPr="005915DE">
        <w:rPr>
          <w:rFonts w:cstheme="minorHAnsi"/>
          <w:color w:val="202122"/>
          <w:shd w:val="clear" w:color="auto" w:fill="FFFFFF"/>
        </w:rPr>
        <w:t xml:space="preserve">) </w:t>
      </w:r>
      <w:r>
        <w:t xml:space="preserve">and coho salmon </w:t>
      </w:r>
      <w:r w:rsidRPr="005915DE">
        <w:rPr>
          <w:rFonts w:cstheme="minorHAnsi"/>
          <w:color w:val="202122"/>
          <w:shd w:val="clear" w:color="auto" w:fill="FFFFFF"/>
        </w:rPr>
        <w:t>(</w:t>
      </w:r>
      <w:r w:rsidRPr="005915DE">
        <w:rPr>
          <w:rFonts w:cstheme="minorHAnsi"/>
          <w:i/>
          <w:iCs/>
          <w:color w:val="202122"/>
          <w:shd w:val="clear" w:color="auto" w:fill="FFFFFF"/>
        </w:rPr>
        <w:t>O. kisutch</w:t>
      </w:r>
      <w:r w:rsidRPr="005915DE">
        <w:rPr>
          <w:rFonts w:cstheme="minorHAnsi"/>
          <w:color w:val="202122"/>
          <w:shd w:val="clear" w:color="auto" w:fill="FFFFFF"/>
        </w:rPr>
        <w:t>)</w:t>
      </w:r>
      <w:r>
        <w:t xml:space="preserve"> and </w:t>
      </w:r>
      <w:r w:rsidR="00843ED1">
        <w:t>steelhead</w:t>
      </w:r>
      <w:r>
        <w:t xml:space="preserve"> throughout Oregon</w:t>
      </w:r>
      <w:r w:rsidR="002F5D1A">
        <w:t xml:space="preserve">, </w:t>
      </w:r>
      <w:r w:rsidR="004729F3">
        <w:t xml:space="preserve">most of which </w:t>
      </w:r>
      <w:r w:rsidR="002F5D1A">
        <w:t>each belong to an ESU</w:t>
      </w:r>
      <w:r w:rsidR="004729F3">
        <w:t xml:space="preserve"> (or in the case of </w:t>
      </w:r>
      <w:r w:rsidR="00843ED1">
        <w:t>steelhead</w:t>
      </w:r>
      <w:r w:rsidR="004729F3">
        <w:t>, Distinct Population Segment or DPS)</w:t>
      </w:r>
      <w:r w:rsidR="002F5D1A">
        <w:t xml:space="preserve"> listed as threatened under the Endangered Species Act</w:t>
      </w:r>
      <w:r>
        <w:t>. These surveys were conducted by biologists from the Oregon Department of Fish and Wildlife (ODFW) from 1980 to 202</w:t>
      </w:r>
      <w:r w:rsidR="00BA17FA">
        <w:t>4</w:t>
      </w:r>
      <w:r>
        <w:t xml:space="preserve">, using 31 distinct survey methods. The precision inherent to a survey method (and the associated variance of estimates derived from these surveys) </w:t>
      </w:r>
      <w:commentRangeStart w:id="64"/>
      <w:commentRangeStart w:id="65"/>
      <w:commentRangeStart w:id="66"/>
      <w:commentRangeStart w:id="67"/>
      <w:r>
        <w:t xml:space="preserve">directly impacts the ability to detect changes throughout time, as large confidence intervals may obscure shifting abundance regimes (Vallecillo et al. 2021). </w:t>
      </w:r>
      <w:commentRangeEnd w:id="64"/>
      <w:r w:rsidR="00B95C5F">
        <w:rPr>
          <w:rStyle w:val="CommentReference"/>
          <w:sz w:val="24"/>
          <w:szCs w:val="24"/>
        </w:rPr>
        <w:commentReference w:id="64"/>
      </w:r>
      <w:commentRangeEnd w:id="65"/>
      <w:r w:rsidR="00997628">
        <w:rPr>
          <w:rStyle w:val="CommentReference"/>
          <w:sz w:val="24"/>
          <w:szCs w:val="24"/>
        </w:rPr>
        <w:commentReference w:id="65"/>
      </w:r>
      <w:commentRangeEnd w:id="66"/>
      <w:r w:rsidR="00377A8F">
        <w:rPr>
          <w:rStyle w:val="CommentReference"/>
          <w:sz w:val="24"/>
          <w:szCs w:val="24"/>
        </w:rPr>
        <w:commentReference w:id="66"/>
      </w:r>
      <w:commentRangeEnd w:id="67"/>
      <w:r w:rsidR="00A33299">
        <w:rPr>
          <w:rStyle w:val="CommentReference"/>
          <w:sz w:val="24"/>
          <w:szCs w:val="24"/>
        </w:rPr>
        <w:commentReference w:id="67"/>
      </w:r>
      <w:r w:rsidR="00377A8F">
        <w:t>I</w:t>
      </w:r>
      <w:r>
        <w:t xml:space="preserve"> also seek to determine whether</w:t>
      </w:r>
      <w:r w:rsidR="00B95C5F">
        <w:t xml:space="preserve"> non-zero</w:t>
      </w:r>
      <w:r>
        <w:t xml:space="preserve"> directional bias exists in some survey </w:t>
      </w:r>
      <w:r>
        <w:lastRenderedPageBreak/>
        <w:t>methods, although bias estimates will necessarily be defined relative to other survey methods, as “true” censuses of the underlying salmonid populations do not exist</w:t>
      </w:r>
      <w:r w:rsidR="002F5D1A">
        <w:t>.</w:t>
      </w:r>
      <w:r w:rsidR="00B95C5F">
        <w:t xml:space="preserve"> While most survey methods analyzed in this study do not show significant directional bias, some exceptions to this pattern warrant closer scrutiny. </w:t>
      </w:r>
      <w:r w:rsidR="002F5D1A">
        <w:t xml:space="preserve">A secondary objective of this research is to identify </w:t>
      </w:r>
      <w:r w:rsidR="0027692A">
        <w:t xml:space="preserve">which and to what extent </w:t>
      </w:r>
      <w:r w:rsidR="00D80B04">
        <w:t xml:space="preserve">ESU/DPSs </w:t>
      </w:r>
      <w:r w:rsidR="0027692A">
        <w:t>in the study area have been chronically under- or over-estimated due to the survey methods employed in monitoring them</w:t>
      </w:r>
      <w:r w:rsidR="00B95C5F">
        <w:t>, with over-estimation being of particular concern</w:t>
      </w:r>
      <w:r w:rsidR="005A23A3">
        <w:t>.</w:t>
      </w:r>
    </w:p>
    <w:p w14:paraId="700FB755" w14:textId="77777777" w:rsidR="00845D21" w:rsidRDefault="00845D21" w:rsidP="00A33299">
      <w:pPr>
        <w:spacing w:after="0" w:line="480" w:lineRule="auto"/>
        <w:ind w:firstLine="720"/>
        <w:pPrChange w:id="68" w:author="Mark Scheuerell" w:date="2026-10-16T10:35:00Z" w16du:dateUtc="2026-10-16T17:35:00Z">
          <w:pPr>
            <w:pStyle w:val="ListParagraph"/>
            <w:spacing w:after="0" w:line="480" w:lineRule="auto"/>
            <w:ind w:left="360"/>
          </w:pPr>
        </w:pPrChange>
      </w:pPr>
    </w:p>
    <w:p w14:paraId="19460043" w14:textId="77777777" w:rsidR="00182E37" w:rsidDel="00A33299" w:rsidRDefault="00182E37">
      <w:pPr>
        <w:rPr>
          <w:del w:id="69" w:author="Mark Scheuerell" w:date="2026-10-16T10:35:00Z" w16du:dateUtc="2026-10-16T17:35:00Z"/>
          <w:b/>
          <w:bCs/>
          <w:u w:val="single"/>
        </w:rPr>
      </w:pPr>
      <w:r>
        <w:rPr>
          <w:b/>
          <w:bCs/>
          <w:u w:val="single"/>
        </w:rPr>
        <w:br w:type="page"/>
      </w:r>
    </w:p>
    <w:p w14:paraId="12934565" w14:textId="59CC9A3D" w:rsidR="005915DE" w:rsidRPr="005915DE" w:rsidRDefault="005915DE" w:rsidP="00A33299">
      <w:pPr>
        <w:rPr>
          <w:b/>
          <w:bCs/>
          <w:u w:val="single"/>
        </w:rPr>
        <w:pPrChange w:id="70" w:author="Mark Scheuerell" w:date="2026-10-16T10:35:00Z" w16du:dateUtc="2026-10-16T17:35:00Z">
          <w:pPr>
            <w:spacing w:after="0" w:line="480" w:lineRule="auto"/>
          </w:pPr>
        </w:pPrChange>
      </w:pPr>
      <w:r w:rsidRPr="005915DE">
        <w:rPr>
          <w:b/>
          <w:bCs/>
          <w:u w:val="single"/>
        </w:rPr>
        <w:t>Methods</w:t>
      </w:r>
    </w:p>
    <w:p w14:paraId="57FDB603" w14:textId="417B2A03" w:rsidR="00845D21" w:rsidRPr="005915DE" w:rsidRDefault="005915DE" w:rsidP="002F397B">
      <w:pPr>
        <w:spacing w:after="0" w:line="480" w:lineRule="auto"/>
        <w:rPr>
          <w:b/>
          <w:bCs/>
        </w:rPr>
      </w:pPr>
      <w:r w:rsidRPr="005915DE">
        <w:rPr>
          <w:b/>
          <w:bCs/>
        </w:rPr>
        <w:t>Data</w:t>
      </w:r>
    </w:p>
    <w:p w14:paraId="024FBC32" w14:textId="5F694562" w:rsidR="008C62FC" w:rsidRDefault="00F323AF" w:rsidP="00AB7BC7">
      <w:pPr>
        <w:spacing w:after="0" w:line="480" w:lineRule="auto"/>
      </w:pPr>
      <w:r>
        <w:t xml:space="preserve">I </w:t>
      </w:r>
      <w:r w:rsidR="00026B19">
        <w:t xml:space="preserve">used an extensive dataset that includes </w:t>
      </w:r>
      <w:r w:rsidR="00845D21">
        <w:t xml:space="preserve">annual observations of natural-origin </w:t>
      </w:r>
      <w:r w:rsidR="006108AA">
        <w:t xml:space="preserve">spawner </w:t>
      </w:r>
      <w:r w:rsidR="00845D21">
        <w:t xml:space="preserve">abundance </w:t>
      </w:r>
      <w:r w:rsidR="0056462E">
        <w:t>(</w:t>
      </w:r>
      <w:r w:rsidR="00845D21">
        <w:t>NOSA</w:t>
      </w:r>
      <w:r w:rsidR="0056462E">
        <w:t>)</w:t>
      </w:r>
      <w:r w:rsidR="00845D21">
        <w:t xml:space="preserve"> covering </w:t>
      </w:r>
      <w:r w:rsidR="00672622">
        <w:t>7</w:t>
      </w:r>
      <w:r w:rsidR="00247A6B">
        <w:t>4</w:t>
      </w:r>
      <w:r w:rsidR="00845D21">
        <w:t xml:space="preserve"> populations of Chinook</w:t>
      </w:r>
      <w:r w:rsidR="0002420D">
        <w:t>,</w:t>
      </w:r>
      <w:r w:rsidR="00845D21">
        <w:t xml:space="preserve"> </w:t>
      </w:r>
      <w:r w:rsidR="00843ED1">
        <w:t>coho</w:t>
      </w:r>
      <w:r w:rsidR="0002420D">
        <w:t>,</w:t>
      </w:r>
      <w:r w:rsidR="00845D21">
        <w:t xml:space="preserve"> and </w:t>
      </w:r>
      <w:r w:rsidR="00843ED1">
        <w:t>steelhead</w:t>
      </w:r>
      <w:r w:rsidR="00845D21">
        <w:t xml:space="preserve"> throughout</w:t>
      </w:r>
      <w:r w:rsidR="00F74EA0">
        <w:t xml:space="preserve"> </w:t>
      </w:r>
      <w:r w:rsidR="00845D21">
        <w:t>Oregon from 1980 to 202</w:t>
      </w:r>
      <w:r w:rsidR="00626BFF">
        <w:t>4</w:t>
      </w:r>
      <w:r w:rsidR="00845D21">
        <w:t xml:space="preserve">. Crucially, each observation also includes the method by which the abundance survey was conducted. Data have been collected through 31 unique survey methods (fully enumerated in the attached appendix) </w:t>
      </w:r>
      <w:r w:rsidR="00D746E9">
        <w:t xml:space="preserve">and </w:t>
      </w:r>
      <w:r w:rsidR="00845D21">
        <w:t xml:space="preserve">contain </w:t>
      </w:r>
      <w:r w:rsidR="00D746E9">
        <w:t>2,396</w:t>
      </w:r>
      <w:r w:rsidR="00845D21">
        <w:t xml:space="preserve"> individual </w:t>
      </w:r>
      <w:r w:rsidR="00F92390">
        <w:t>o</w:t>
      </w:r>
      <w:r w:rsidR="00845D21">
        <w:t>bservations</w:t>
      </w:r>
      <w:r w:rsidR="00D746E9">
        <w:t xml:space="preserve"> with recorded NOSA values. </w:t>
      </w:r>
      <w:r w:rsidR="0002420D">
        <w:t>Eight hundred and forty eight</w:t>
      </w:r>
      <w:r w:rsidR="00845D21">
        <w:t xml:space="preserve"> </w:t>
      </w:r>
      <w:r w:rsidR="00D746E9">
        <w:t xml:space="preserve">observations </w:t>
      </w:r>
      <w:r w:rsidR="00845D21">
        <w:t xml:space="preserve">missing NOSA values </w:t>
      </w:r>
      <w:r w:rsidR="00D746E9">
        <w:t xml:space="preserve">almost entirely related to years in which no survey was conducted </w:t>
      </w:r>
      <w:r w:rsidR="00026B19">
        <w:t xml:space="preserve">were </w:t>
      </w:r>
      <w:r w:rsidR="00D746E9">
        <w:t>dropped</w:t>
      </w:r>
      <w:r w:rsidR="00845D21">
        <w:t xml:space="preserve">. </w:t>
      </w:r>
      <w:r w:rsidR="00154476">
        <w:t xml:space="preserve">Survey methods which appear only very rarely in the data (less than ten occurrences for a given species) </w:t>
      </w:r>
      <w:r w:rsidR="00026B19">
        <w:t xml:space="preserve">were </w:t>
      </w:r>
      <w:r w:rsidR="00154476">
        <w:t>also dropped due to a lack of sufficient sample size.</w:t>
      </w:r>
    </w:p>
    <w:p w14:paraId="002F8E9A" w14:textId="3A6F53DC" w:rsidR="00820DC7" w:rsidRDefault="008C62FC" w:rsidP="00820DC7">
      <w:pPr>
        <w:spacing w:after="0" w:line="480" w:lineRule="auto"/>
        <w:ind w:firstLine="720"/>
      </w:pPr>
      <w:commentRangeStart w:id="71"/>
      <w:commentRangeStart w:id="72"/>
      <w:r>
        <w:t>Across the landscape it can be seen that shifts in average populations sizes between the first and last decades recorded in the study period</w:t>
      </w:r>
      <w:r w:rsidR="00B57F96">
        <w:t xml:space="preserve"> are not necessarily typically spatially correlated (coho on the northern Oregon coast being a notable exception), and that the majority of populations have increased or decreased by less than 50% in this timeframe (Figure 2). </w:t>
      </w:r>
      <w:r w:rsidR="00AB7BC7">
        <w:t xml:space="preserve">Of course, the </w:t>
      </w:r>
      <w:r w:rsidR="00343103">
        <w:t xml:space="preserve">accuracy of </w:t>
      </w:r>
      <w:r w:rsidR="00BD0730">
        <w:t xml:space="preserve">the </w:t>
      </w:r>
      <w:r w:rsidR="00343103">
        <w:t xml:space="preserve">trends </w:t>
      </w:r>
      <w:r w:rsidR="00BD0730">
        <w:t xml:space="preserve">described above </w:t>
      </w:r>
      <w:r w:rsidR="00343103">
        <w:t xml:space="preserve">are dependent on the </w:t>
      </w:r>
      <w:r w:rsidR="00AB7BC7">
        <w:t>accuracy</w:t>
      </w:r>
      <w:r w:rsidR="00343103">
        <w:t xml:space="preserve"> of the observed data</w:t>
      </w:r>
      <w:r w:rsidR="00AB7BC7">
        <w:t>, itself a product of the survey methods employed</w:t>
      </w:r>
      <w:r w:rsidR="00343103">
        <w:t xml:space="preserve">. </w:t>
      </w:r>
      <w:r w:rsidR="00845D21">
        <w:t>The frequency with which survey methods are employed is not uniform across the study period</w:t>
      </w:r>
      <w:r w:rsidR="00AB7BC7">
        <w:t xml:space="preserve"> (</w:t>
      </w:r>
      <w:r w:rsidR="00343103">
        <w:t xml:space="preserve">Figure </w:t>
      </w:r>
      <w:r w:rsidR="00763BB2">
        <w:t>3</w:t>
      </w:r>
      <w:r w:rsidR="00AB7BC7">
        <w:t>)</w:t>
      </w:r>
      <w:r w:rsidR="00845D21">
        <w:t xml:space="preserve">. </w:t>
      </w:r>
      <w:r w:rsidR="00F96071">
        <w:t xml:space="preserve">While some methods such as redd counts have been widely used throughout the study period, other methods have seen drastic changes in usage. If different survey methods indeed exhibit varying </w:t>
      </w:r>
      <w:r w:rsidR="00820DC7">
        <w:t xml:space="preserve"> levels of precision and/or inherent directional bias, then changes in population overtime may be less accurate than initially assumed. Assessing both the accuracy of these methods and the </w:t>
      </w:r>
      <w:r w:rsidR="00820DC7">
        <w:lastRenderedPageBreak/>
        <w:t xml:space="preserve">unbiased underlying trends in abundance requires an approach capable of distinguishing between the two. </w:t>
      </w:r>
      <w:commentRangeEnd w:id="71"/>
      <w:r w:rsidR="00141BF4">
        <w:rPr>
          <w:rStyle w:val="CommentReference"/>
          <w:sz w:val="24"/>
          <w:szCs w:val="24"/>
        </w:rPr>
        <w:commentReference w:id="71"/>
      </w:r>
      <w:commentRangeEnd w:id="72"/>
      <w:r w:rsidR="00697A10">
        <w:rPr>
          <w:rStyle w:val="CommentReference"/>
          <w:sz w:val="24"/>
          <w:szCs w:val="24"/>
        </w:rPr>
        <w:commentReference w:id="72"/>
      </w:r>
    </w:p>
    <w:p w14:paraId="2F8978AF" w14:textId="77777777" w:rsidR="00820DC7" w:rsidRDefault="00820DC7" w:rsidP="00820DC7">
      <w:pPr>
        <w:spacing w:after="0" w:line="480" w:lineRule="auto"/>
      </w:pPr>
    </w:p>
    <w:p w14:paraId="32F14BCF" w14:textId="77777777" w:rsidR="00820DC7" w:rsidRPr="00390F9D" w:rsidRDefault="00820DC7" w:rsidP="00820DC7">
      <w:pPr>
        <w:spacing w:after="0" w:line="480" w:lineRule="auto"/>
        <w:rPr>
          <w:b/>
          <w:bCs/>
        </w:rPr>
      </w:pPr>
      <w:commentRangeStart w:id="73"/>
      <w:commentRangeStart w:id="74"/>
      <w:commentRangeStart w:id="75"/>
      <w:r w:rsidRPr="00390F9D">
        <w:rPr>
          <w:b/>
          <w:bCs/>
        </w:rPr>
        <w:t>MARSS M</w:t>
      </w:r>
      <w:r>
        <w:rPr>
          <w:b/>
          <w:bCs/>
        </w:rPr>
        <w:t>odels</w:t>
      </w:r>
      <w:commentRangeEnd w:id="73"/>
      <w:r w:rsidRPr="00390F9D">
        <w:rPr>
          <w:rStyle w:val="CommentReference"/>
          <w:b/>
          <w:bCs/>
          <w:sz w:val="24"/>
          <w:szCs w:val="24"/>
        </w:rPr>
        <w:commentReference w:id="73"/>
      </w:r>
      <w:commentRangeEnd w:id="74"/>
      <w:r w:rsidR="0047627A" w:rsidRPr="00390F9D">
        <w:rPr>
          <w:rStyle w:val="CommentReference"/>
          <w:b/>
          <w:bCs/>
          <w:sz w:val="24"/>
          <w:szCs w:val="24"/>
        </w:rPr>
        <w:commentReference w:id="74"/>
      </w:r>
      <w:commentRangeEnd w:id="75"/>
      <w:r w:rsidR="00697A10" w:rsidRPr="00390F9D">
        <w:rPr>
          <w:rStyle w:val="CommentReference"/>
          <w:b/>
          <w:bCs/>
          <w:sz w:val="24"/>
          <w:szCs w:val="24"/>
        </w:rPr>
        <w:commentReference w:id="75"/>
      </w:r>
    </w:p>
    <w:p w14:paraId="6DF601DD" w14:textId="77777777" w:rsidR="00820DC7" w:rsidRDefault="00820DC7" w:rsidP="00820DC7">
      <w:pPr>
        <w:spacing w:after="0" w:line="480" w:lineRule="auto"/>
      </w:pPr>
      <w:r>
        <w:t xml:space="preserve">Because my goal is to isolate variance and bias in different survey methods, it is vital to distinguish variability in observations due to survey methods from variation in the natural state of salmonid populations. Multivariate autoregressive state space (MARSS) models are well </w:t>
      </w:r>
    </w:p>
    <w:p w14:paraId="26782C92" w14:textId="11B267EF" w:rsidR="00820DC7" w:rsidRDefault="00820DC7" w:rsidP="00820DC7">
      <w:pPr>
        <w:spacing w:after="0" w:line="480" w:lineRule="auto"/>
      </w:pPr>
      <w:r>
        <w:t>suited for this purpose, as they can mathematically distinguish observation error from process/state error and assign separate variance parameters to each. This is accomplished through a model structure with two components: a process equation which models one or more true but unobserved states, and an observation equation which models the relationship</w:t>
      </w:r>
    </w:p>
    <w:p w14:paraId="42C304AE" w14:textId="1B427DDC" w:rsidR="009E6532" w:rsidRDefault="009E6532" w:rsidP="009E6532">
      <w:pPr>
        <w:spacing w:after="0" w:line="480" w:lineRule="auto"/>
      </w:pPr>
      <w:r>
        <w:t>between these unobserved states and the observed data and captures error resulting from imperfect detection. The observation equation is formulated as follows:</w:t>
      </w:r>
    </w:p>
    <w:p w14:paraId="4E97506A" w14:textId="45427972" w:rsidR="009E6532" w:rsidRPr="00246989" w:rsidRDefault="009E6532" w:rsidP="009E6532">
      <w:pPr>
        <w:spacing w:after="0" w:line="480" w:lineRule="auto"/>
        <w:jc w:val="center"/>
        <w:rPr>
          <w:rFonts w:ascii="Times New Roman" w:eastAsia="Times New Roman" w:hAnsi="Times New Roman" w:cs="Times New Roman"/>
          <w:kern w:val="0"/>
          <w:sz w:val="26"/>
          <w:szCs w:val="26"/>
          <w14:ligatures w14:val="none"/>
        </w:rPr>
      </w:pPr>
      <w:r w:rsidRPr="00344E76">
        <w:rPr>
          <w:rFonts w:ascii="MathJax_Math-italic" w:eastAsia="Times New Roman" w:hAnsi="MathJax_Math-italic" w:cs="Times New Roman"/>
          <w:b/>
          <w:bCs/>
          <w:kern w:val="0"/>
          <w:sz w:val="26"/>
          <w:szCs w:val="26"/>
          <w:bdr w:val="none" w:sz="0" w:space="0" w:color="auto" w:frame="1"/>
          <w14:ligatures w14:val="none"/>
        </w:rPr>
        <w:t>y</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344E76">
        <w:rPr>
          <w:rFonts w:ascii="MathJax_Main" w:eastAsia="Times New Roman" w:hAnsi="MathJax_Main" w:cs="Times New Roman"/>
          <w:kern w:val="0"/>
          <w:sz w:val="26"/>
          <w:szCs w:val="26"/>
          <w:bdr w:val="none" w:sz="0" w:space="0" w:color="auto" w:frame="1"/>
          <w14:ligatures w14:val="none"/>
        </w:rPr>
        <w:t>=</w:t>
      </w:r>
      <w:r w:rsidRPr="00530885">
        <w:rPr>
          <w:rFonts w:ascii="MathJax_Main" w:eastAsia="Times New Roman" w:hAnsi="MathJax_Main" w:cs="Times New Roman"/>
          <w:kern w:val="0"/>
          <w:sz w:val="26"/>
          <w:szCs w:val="26"/>
          <w:bdr w:val="none" w:sz="0" w:space="0" w:color="auto" w:frame="1"/>
          <w14:ligatures w14:val="none"/>
        </w:rPr>
        <w:t xml:space="preserve"> </w:t>
      </w:r>
      <w:r w:rsidRPr="00344E76">
        <w:rPr>
          <w:rFonts w:ascii="MathJax_Math-italic" w:eastAsia="Times New Roman" w:hAnsi="MathJax_Math-italic" w:cs="Times New Roman"/>
          <w:b/>
          <w:bCs/>
          <w:kern w:val="0"/>
          <w:sz w:val="26"/>
          <w:szCs w:val="26"/>
          <w:bdr w:val="none" w:sz="0" w:space="0" w:color="auto" w:frame="1"/>
          <w14:ligatures w14:val="none"/>
        </w:rPr>
        <w:t>Zx</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r w:rsidRPr="00344E76">
        <w:rPr>
          <w:rFonts w:ascii="MathJax_Math-italic" w:eastAsia="Times New Roman" w:hAnsi="MathJax_Math-italic" w:cs="Times New Roman"/>
          <w:b/>
          <w:bCs/>
          <w:kern w:val="0"/>
          <w:sz w:val="26"/>
          <w:szCs w:val="26"/>
          <w:bdr w:val="none" w:sz="0" w:space="0" w:color="auto" w:frame="1"/>
          <w14:ligatures w14:val="none"/>
        </w:rPr>
        <w:t>a</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r w:rsidRPr="00344E76">
        <w:rPr>
          <w:rFonts w:ascii="MathJax_Math-italic" w:eastAsia="Times New Roman" w:hAnsi="MathJax_Math-italic" w:cs="Times New Roman"/>
          <w:b/>
          <w:bCs/>
          <w:kern w:val="0"/>
          <w:sz w:val="26"/>
          <w:szCs w:val="26"/>
          <w:bdr w:val="none" w:sz="0" w:space="0" w:color="auto" w:frame="1"/>
          <w14:ligatures w14:val="none"/>
        </w:rPr>
        <w:t>v</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51747E">
        <w:rPr>
          <w:rFonts w:ascii="MathJax_Math-italic" w:eastAsia="Times New Roman" w:hAnsi="MathJax_Math-italic" w:cs="Times New Roman"/>
          <w:kern w:val="0"/>
          <w:sz w:val="20"/>
          <w:szCs w:val="20"/>
          <w:bdr w:val="none" w:sz="0" w:space="0" w:color="auto" w:frame="1"/>
          <w14:ligatures w14:val="none"/>
        </w:rPr>
        <w:t>, where</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344E76">
        <w:rPr>
          <w:rFonts w:ascii="MathJax_Math-italic" w:eastAsia="Times New Roman" w:hAnsi="MathJax_Math-italic" w:cs="Times New Roman"/>
          <w:b/>
          <w:bCs/>
          <w:kern w:val="0"/>
          <w:sz w:val="26"/>
          <w:szCs w:val="26"/>
          <w:bdr w:val="none" w:sz="0" w:space="0" w:color="auto" w:frame="1"/>
          <w14:ligatures w14:val="none"/>
        </w:rPr>
        <w:t>v</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530885">
        <w:rPr>
          <w:rFonts w:ascii="MathJax_Main" w:eastAsia="Times New Roman" w:hAnsi="MathJax_Main" w:cs="Times New Roman"/>
          <w:kern w:val="0"/>
          <w:sz w:val="26"/>
          <w:szCs w:val="26"/>
          <w:bdr w:val="none" w:sz="0" w:space="0" w:color="auto" w:frame="1"/>
          <w14:ligatures w14:val="none"/>
        </w:rPr>
        <w:t>∼</w:t>
      </w:r>
      <w:r w:rsidRPr="00530885">
        <w:rPr>
          <w:rFonts w:ascii="MathJax_Math-italic" w:eastAsia="Times New Roman" w:hAnsi="MathJax_Math-italic" w:cs="Times New Roman"/>
          <w:kern w:val="0"/>
          <w:sz w:val="26"/>
          <w:szCs w:val="26"/>
          <w:bdr w:val="none" w:sz="0" w:space="0" w:color="auto" w:frame="1"/>
          <w14:ligatures w14:val="none"/>
        </w:rPr>
        <w:t>MVN</w:t>
      </w:r>
      <w:r w:rsidRPr="00530885">
        <w:rPr>
          <w:rFonts w:ascii="MathJax_Main" w:eastAsia="Times New Roman" w:hAnsi="MathJax_Main" w:cs="Times New Roman"/>
          <w:kern w:val="0"/>
          <w:sz w:val="26"/>
          <w:szCs w:val="26"/>
          <w:bdr w:val="none" w:sz="0" w:space="0" w:color="auto" w:frame="1"/>
          <w14:ligatures w14:val="none"/>
        </w:rPr>
        <w:t>(0,</w:t>
      </w:r>
      <w:r w:rsidRPr="00344E76">
        <w:rPr>
          <w:rFonts w:ascii="MathJax_Math-italic" w:eastAsia="Times New Roman" w:hAnsi="MathJax_Math-italic" w:cs="Times New Roman"/>
          <w:b/>
          <w:bCs/>
          <w:kern w:val="0"/>
          <w:sz w:val="26"/>
          <w:szCs w:val="26"/>
          <w:bdr w:val="none" w:sz="0" w:space="0" w:color="auto" w:frame="1"/>
          <w14:ligatures w14:val="none"/>
        </w:rPr>
        <w:t>R</w:t>
      </w:r>
      <w:r w:rsidRPr="00530885">
        <w:rPr>
          <w:rFonts w:ascii="MathJax_Main" w:eastAsia="Times New Roman" w:hAnsi="MathJax_Main" w:cs="Times New Roman"/>
          <w:kern w:val="0"/>
          <w:sz w:val="26"/>
          <w:szCs w:val="26"/>
          <w:bdr w:val="none" w:sz="0" w:space="0" w:color="auto" w:frame="1"/>
          <w14:ligatures w14:val="none"/>
        </w:rPr>
        <w:t>)</w:t>
      </w:r>
    </w:p>
    <w:p w14:paraId="09369BE3" w14:textId="09F427F2" w:rsidR="007F056E" w:rsidRDefault="009E6532" w:rsidP="009E6532">
      <w:pPr>
        <w:spacing w:after="0" w:line="480" w:lineRule="auto"/>
      </w:pPr>
      <w:r>
        <w:t>In the above, observed data in each period (</w:t>
      </w:r>
      <w:r w:rsidRPr="00C64BF8">
        <w:rPr>
          <w:rFonts w:ascii="MathJax_Math-italic" w:eastAsia="Times New Roman" w:hAnsi="MathJax_Math-italic" w:cs="Times New Roman"/>
          <w:b/>
          <w:bCs/>
          <w:kern w:val="0"/>
          <w:sz w:val="26"/>
          <w:szCs w:val="26"/>
          <w:bdr w:val="none" w:sz="0" w:space="0" w:color="auto" w:frame="1"/>
          <w14:ligatures w14:val="none"/>
        </w:rPr>
        <w:t>y</w:t>
      </w:r>
      <w:r w:rsidRPr="00C64BF8">
        <w:rPr>
          <w:rFonts w:ascii="MathJax_Math-italic" w:eastAsia="Times New Roman" w:hAnsi="MathJax_Math-italic" w:cs="Times New Roman"/>
          <w:b/>
          <w:bCs/>
          <w:kern w:val="0"/>
          <w:sz w:val="26"/>
          <w:szCs w:val="26"/>
          <w:bdr w:val="none" w:sz="0" w:space="0" w:color="auto" w:frame="1"/>
          <w:vertAlign w:val="subscript"/>
          <w14:ligatures w14:val="none"/>
        </w:rPr>
        <w:t>t</w:t>
      </w:r>
      <w:r>
        <w:t>) are used to estimate the underlying state of a system of interest (</w:t>
      </w:r>
      <w:r w:rsidRPr="00C64BF8">
        <w:rPr>
          <w:rFonts w:ascii="MathJax_Math-italic" w:eastAsia="Times New Roman" w:hAnsi="MathJax_Math-italic" w:cs="Times New Roman"/>
          <w:b/>
          <w:bCs/>
          <w:kern w:val="0"/>
          <w:sz w:val="26"/>
          <w:szCs w:val="26"/>
          <w:bdr w:val="none" w:sz="0" w:space="0" w:color="auto" w:frame="1"/>
          <w14:ligatures w14:val="none"/>
        </w:rPr>
        <w:t>x</w:t>
      </w:r>
      <w:r w:rsidRPr="00C64BF8">
        <w:rPr>
          <w:rFonts w:ascii="MathJax_Math-italic" w:eastAsia="Times New Roman" w:hAnsi="MathJax_Math-italic" w:cs="Times New Roman"/>
          <w:b/>
          <w:bCs/>
          <w:kern w:val="0"/>
          <w:sz w:val="26"/>
          <w:szCs w:val="26"/>
          <w:bdr w:val="none" w:sz="0" w:space="0" w:color="auto" w:frame="1"/>
          <w:vertAlign w:val="subscript"/>
          <w14:ligatures w14:val="none"/>
        </w:rPr>
        <w:t>t</w:t>
      </w:r>
      <w:r>
        <w:t xml:space="preserve">). </w:t>
      </w:r>
      <w:r w:rsidRPr="00C64BF8">
        <w:rPr>
          <w:rFonts w:ascii="MathJax_Math-italic" w:eastAsia="Times New Roman" w:hAnsi="MathJax_Math-italic" w:cs="Times New Roman"/>
          <w:b/>
          <w:bCs/>
          <w:kern w:val="0"/>
          <w:sz w:val="26"/>
          <w:szCs w:val="26"/>
          <w:bdr w:val="none" w:sz="0" w:space="0" w:color="auto" w:frame="1"/>
          <w14:ligatures w14:val="none"/>
        </w:rPr>
        <w:t>Z</w:t>
      </w:r>
      <w:r>
        <w:t xml:space="preserve"> is a matrix of zeroes and ones designed to indicate which time series</w:t>
      </w:r>
      <w:r w:rsidR="001A4E69" w:rsidRPr="001A4E69">
        <w:t xml:space="preserve"> </w:t>
      </w:r>
      <w:r w:rsidR="001A4E69">
        <w:t xml:space="preserve">observations will inform which underlying states in the process equation. The vector </w:t>
      </w:r>
      <w:r w:rsidR="001A4E69" w:rsidRPr="00C64BF8">
        <w:rPr>
          <w:rFonts w:ascii="MathJax_Math-italic" w:eastAsia="Times New Roman" w:hAnsi="MathJax_Math-italic" w:cs="Times New Roman"/>
          <w:b/>
          <w:bCs/>
          <w:kern w:val="0"/>
          <w:sz w:val="26"/>
          <w:szCs w:val="26"/>
          <w:bdr w:val="none" w:sz="0" w:space="0" w:color="auto" w:frame="1"/>
          <w14:ligatures w14:val="none"/>
        </w:rPr>
        <w:t>a</w:t>
      </w:r>
      <w:r w:rsidR="001A4E69">
        <w:t xml:space="preserve"> allows for the existence of some degree of offset between the observed data and the underlying state process to be captured, and while variation in observation error captured by the diagonal elements in </w:t>
      </w:r>
      <w:r w:rsidR="001A4E69" w:rsidRPr="00C64BF8">
        <w:rPr>
          <w:rFonts w:ascii="MathJax_Math-italic" w:eastAsia="Times New Roman" w:hAnsi="MathJax_Math-italic" w:cs="Times New Roman"/>
          <w:b/>
          <w:bCs/>
          <w:kern w:val="0"/>
          <w:sz w:val="26"/>
          <w:szCs w:val="26"/>
          <w:bdr w:val="none" w:sz="0" w:space="0" w:color="auto" w:frame="1"/>
          <w14:ligatures w14:val="none"/>
        </w:rPr>
        <w:t>R</w:t>
      </w:r>
      <w:r w:rsidR="001A4E69">
        <w:t xml:space="preserve">. </w:t>
      </w:r>
    </w:p>
    <w:p w14:paraId="6B7CFD26" w14:textId="5B304932" w:rsidR="007F056E" w:rsidRDefault="007F056E" w:rsidP="007F056E">
      <w:pPr>
        <w:spacing w:after="0" w:line="480" w:lineRule="auto"/>
        <w:ind w:firstLine="720"/>
        <w:sectPr w:rsidR="007F056E" w:rsidSect="00452734">
          <w:pgSz w:w="12240" w:h="15840"/>
          <w:pgMar w:top="1440" w:right="1440" w:bottom="1440" w:left="1440" w:header="720" w:footer="720" w:gutter="0"/>
          <w:lnNumType w:countBy="1" w:restart="continuous"/>
          <w:cols w:space="720"/>
          <w:docGrid w:linePitch="360"/>
        </w:sectPr>
      </w:pPr>
      <w:r>
        <w:t>The observation equation is linked to the autoregressive process equation through the estimates of underlying states (</w:t>
      </w:r>
      <w:r w:rsidRPr="00C64BF8">
        <w:rPr>
          <w:rFonts w:ascii="MathJax_Math-italic" w:eastAsia="Times New Roman" w:hAnsi="MathJax_Math-italic" w:cs="Times New Roman"/>
          <w:b/>
          <w:bCs/>
          <w:kern w:val="0"/>
          <w:sz w:val="26"/>
          <w:szCs w:val="26"/>
          <w:bdr w:val="none" w:sz="0" w:space="0" w:color="auto" w:frame="1"/>
          <w14:ligatures w14:val="none"/>
        </w:rPr>
        <w:t>x</w:t>
      </w:r>
      <w:r w:rsidRPr="00C64BF8">
        <w:rPr>
          <w:rFonts w:ascii="MathJax_Math-italic" w:eastAsia="Times New Roman" w:hAnsi="MathJax_Math-italic" w:cs="Times New Roman"/>
          <w:b/>
          <w:bCs/>
          <w:kern w:val="0"/>
          <w:sz w:val="26"/>
          <w:szCs w:val="26"/>
          <w:bdr w:val="none" w:sz="0" w:space="0" w:color="auto" w:frame="1"/>
          <w:vertAlign w:val="subscript"/>
          <w14:ligatures w14:val="none"/>
        </w:rPr>
        <w:t>t</w:t>
      </w:r>
      <w:r>
        <w:t>). The process equation connects time steps in state processes</w:t>
      </w:r>
    </w:p>
    <w:p w14:paraId="0BFD97F5" w14:textId="0EDFD699" w:rsidR="00452734" w:rsidRDefault="006B00EA" w:rsidP="00452734">
      <w:pPr>
        <w:spacing w:after="0" w:line="480" w:lineRule="auto"/>
      </w:pPr>
      <w:r>
        <w:rPr>
          <w:noProof/>
        </w:rPr>
        <w:lastRenderedPageBreak/>
        <w:drawing>
          <wp:inline distT="0" distB="0" distL="0" distR="0" wp14:anchorId="06016130" wp14:editId="5958E196">
            <wp:extent cx="8059479" cy="5274108"/>
            <wp:effectExtent l="0" t="0" r="0" b="3175"/>
            <wp:docPr id="1811936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936839" name=""/>
                    <pic:cNvPicPr/>
                  </pic:nvPicPr>
                  <pic:blipFill>
                    <a:blip r:embed="rId10"/>
                    <a:stretch>
                      <a:fillRect/>
                    </a:stretch>
                  </pic:blipFill>
                  <pic:spPr>
                    <a:xfrm>
                      <a:off x="0" y="0"/>
                      <a:ext cx="8070614" cy="5281395"/>
                    </a:xfrm>
                    <a:prstGeom prst="rect">
                      <a:avLst/>
                    </a:prstGeom>
                  </pic:spPr>
                </pic:pic>
              </a:graphicData>
            </a:graphic>
          </wp:inline>
        </w:drawing>
      </w:r>
    </w:p>
    <w:p w14:paraId="1ABB5238" w14:textId="77777777" w:rsidR="00452734" w:rsidRPr="000969EE" w:rsidRDefault="00452734" w:rsidP="00452734">
      <w:pPr>
        <w:spacing w:after="0" w:line="240" w:lineRule="auto"/>
        <w:rPr>
          <w:i/>
          <w:iCs/>
          <w:sz w:val="20"/>
          <w:szCs w:val="20"/>
        </w:rPr>
        <w:sectPr w:rsidR="00452734" w:rsidRPr="000969EE" w:rsidSect="00452734">
          <w:pgSz w:w="15840" w:h="12240" w:orient="landscape"/>
          <w:pgMar w:top="1440" w:right="1440" w:bottom="1440" w:left="1440" w:header="720" w:footer="720" w:gutter="0"/>
          <w:lnNumType w:countBy="1" w:restart="continuous"/>
          <w:cols w:space="720"/>
          <w:docGrid w:linePitch="360"/>
        </w:sectPr>
      </w:pPr>
      <w:r w:rsidRPr="005915DE">
        <w:rPr>
          <w:i/>
          <w:iCs/>
          <w:sz w:val="20"/>
          <w:szCs w:val="20"/>
        </w:rPr>
        <w:t xml:space="preserve">Figure 2: </w:t>
      </w:r>
      <w:r>
        <w:rPr>
          <w:i/>
          <w:iCs/>
          <w:sz w:val="20"/>
          <w:szCs w:val="20"/>
        </w:rPr>
        <w:t>Percent change in average population size between the periods 1980-1989 and 2015-2024.Population outlines in white with ESU borders in black. Majority of populations do not increase by more or less than 50% over the course of the study period. In Chinook panel shared population, s</w:t>
      </w:r>
      <w:r w:rsidRPr="00932C59">
        <w:rPr>
          <w:i/>
          <w:iCs/>
          <w:sz w:val="20"/>
          <w:szCs w:val="20"/>
        </w:rPr>
        <w:t xml:space="preserve">olid color = Lower Columbia ESU | </w:t>
      </w:r>
      <w:r>
        <w:rPr>
          <w:i/>
          <w:iCs/>
          <w:sz w:val="20"/>
          <w:szCs w:val="20"/>
        </w:rPr>
        <w:t>s</w:t>
      </w:r>
      <w:r w:rsidRPr="00932C59">
        <w:rPr>
          <w:i/>
          <w:iCs/>
          <w:sz w:val="20"/>
          <w:szCs w:val="20"/>
        </w:rPr>
        <w:t>triped color = Upper Willamette ESU</w:t>
      </w:r>
    </w:p>
    <w:p w14:paraId="1F4DFB5F" w14:textId="77777777" w:rsidR="00452734" w:rsidRDefault="00452734" w:rsidP="00452734">
      <w:pPr>
        <w:pStyle w:val="ListParagraph"/>
        <w:spacing w:after="0" w:line="480" w:lineRule="auto"/>
        <w:ind w:left="360"/>
        <w:rPr>
          <w:i/>
          <w:iCs/>
          <w:sz w:val="20"/>
          <w:szCs w:val="20"/>
        </w:rPr>
      </w:pPr>
      <w:r>
        <w:rPr>
          <w:noProof/>
        </w:rPr>
        <w:lastRenderedPageBreak/>
        <w:drawing>
          <wp:anchor distT="0" distB="0" distL="114300" distR="114300" simplePos="0" relativeHeight="251659264" behindDoc="0" locked="1" layoutInCell="1" allowOverlap="1" wp14:anchorId="2C4409F9" wp14:editId="40BDE222">
            <wp:simplePos x="0" y="0"/>
            <wp:positionH relativeFrom="margin">
              <wp:posOffset>0</wp:posOffset>
            </wp:positionH>
            <wp:positionV relativeFrom="paragraph">
              <wp:posOffset>190500</wp:posOffset>
            </wp:positionV>
            <wp:extent cx="5939790" cy="3667125"/>
            <wp:effectExtent l="0" t="0" r="3810" b="9525"/>
            <wp:wrapSquare wrapText="bothSides"/>
            <wp:docPr id="1535621032" name="Picture 1" descr="A graph showing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621032" name="Picture 1" descr="A graph showing different colored lines&#10;&#10;AI-generated content may be incorrect."/>
                    <pic:cNvPicPr/>
                  </pic:nvPicPr>
                  <pic:blipFill rotWithShape="1">
                    <a:blip r:embed="rId11">
                      <a:extLst>
                        <a:ext uri="{28A0092B-C50C-407E-A947-70E740481C1C}">
                          <a14:useLocalDpi xmlns:a14="http://schemas.microsoft.com/office/drawing/2010/main" val="0"/>
                        </a:ext>
                      </a:extLst>
                    </a:blip>
                    <a:srcRect b="8854"/>
                    <a:stretch/>
                  </pic:blipFill>
                  <pic:spPr bwMode="auto">
                    <a:xfrm>
                      <a:off x="0" y="0"/>
                      <a:ext cx="5939790" cy="366712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0DB13ADD" w14:textId="77777777" w:rsidR="00452734" w:rsidRPr="005915DE" w:rsidRDefault="00452734" w:rsidP="00452734">
      <w:pPr>
        <w:spacing w:after="0" w:line="240" w:lineRule="auto"/>
        <w:rPr>
          <w:i/>
          <w:iCs/>
          <w:sz w:val="20"/>
          <w:szCs w:val="20"/>
        </w:rPr>
      </w:pPr>
      <w:commentRangeStart w:id="76"/>
      <w:r w:rsidRPr="005915DE">
        <w:rPr>
          <w:i/>
          <w:iCs/>
          <w:sz w:val="20"/>
          <w:szCs w:val="20"/>
        </w:rPr>
        <w:t xml:space="preserve">Figure </w:t>
      </w:r>
      <w:r>
        <w:rPr>
          <w:i/>
          <w:iCs/>
          <w:sz w:val="20"/>
          <w:szCs w:val="20"/>
        </w:rPr>
        <w:t>3</w:t>
      </w:r>
      <w:commentRangeEnd w:id="76"/>
      <w:r w:rsidR="003018B3" w:rsidRPr="005915DE">
        <w:rPr>
          <w:rStyle w:val="CommentReference"/>
          <w:i/>
          <w:iCs/>
          <w:sz w:val="20"/>
          <w:szCs w:val="20"/>
        </w:rPr>
        <w:commentReference w:id="76"/>
      </w:r>
      <w:r w:rsidRPr="005915DE">
        <w:rPr>
          <w:i/>
          <w:iCs/>
          <w:sz w:val="20"/>
          <w:szCs w:val="20"/>
        </w:rPr>
        <w:t xml:space="preserve">: Groups of </w:t>
      </w:r>
      <w:commentRangeStart w:id="77"/>
      <w:commentRangeStart w:id="78"/>
      <w:commentRangeStart w:id="79"/>
      <w:r w:rsidRPr="005915DE">
        <w:rPr>
          <w:i/>
          <w:iCs/>
          <w:sz w:val="20"/>
          <w:szCs w:val="20"/>
        </w:rPr>
        <w:t xml:space="preserve">survey methods </w:t>
      </w:r>
      <w:commentRangeEnd w:id="77"/>
      <w:r w:rsidRPr="005915DE">
        <w:rPr>
          <w:rStyle w:val="CommentReference"/>
          <w:i/>
          <w:iCs/>
          <w:sz w:val="20"/>
          <w:szCs w:val="20"/>
        </w:rPr>
        <w:commentReference w:id="77"/>
      </w:r>
      <w:commentRangeEnd w:id="78"/>
      <w:r w:rsidR="00967E52" w:rsidRPr="005915DE">
        <w:rPr>
          <w:rStyle w:val="CommentReference"/>
          <w:i/>
          <w:iCs/>
          <w:sz w:val="20"/>
          <w:szCs w:val="20"/>
        </w:rPr>
        <w:commentReference w:id="78"/>
      </w:r>
      <w:commentRangeEnd w:id="79"/>
      <w:r w:rsidR="00834E44" w:rsidRPr="005915DE">
        <w:rPr>
          <w:rStyle w:val="CommentReference"/>
          <w:i/>
          <w:iCs/>
          <w:sz w:val="20"/>
          <w:szCs w:val="20"/>
        </w:rPr>
        <w:commentReference w:id="79"/>
      </w:r>
      <w:r w:rsidRPr="005915DE">
        <w:rPr>
          <w:i/>
          <w:iCs/>
          <w:sz w:val="20"/>
          <w:szCs w:val="20"/>
        </w:rPr>
        <w:t>and the frequency of their employment from 1980 to 2022. The nine groups displayed in the figure are bins containing each of the 31 survey methods described in the data.</w:t>
      </w:r>
      <w:r>
        <w:rPr>
          <w:i/>
          <w:iCs/>
          <w:sz w:val="20"/>
          <w:szCs w:val="20"/>
        </w:rPr>
        <w:t xml:space="preserve"> These bins are non-scientific and do not reflect designations established by ODFW or any other party, and are instead intended strictly as an aid for visualizing these data. </w:t>
      </w:r>
    </w:p>
    <w:p w14:paraId="3099589E" w14:textId="77777777" w:rsidR="00452734" w:rsidRDefault="00452734"/>
    <w:p w14:paraId="1D50614F" w14:textId="04E74D39" w:rsidR="00564FE5" w:rsidRDefault="00564FE5" w:rsidP="007F056E">
      <w:pPr>
        <w:spacing w:after="0" w:line="480" w:lineRule="auto"/>
      </w:pPr>
      <w:r>
        <w:t xml:space="preserve">by estimating terms for both </w:t>
      </w:r>
      <w:r w:rsidRPr="00C64BF8">
        <w:rPr>
          <w:rFonts w:ascii="MathJax_Math-italic" w:eastAsia="Times New Roman" w:hAnsi="MathJax_Math-italic" w:cs="Times New Roman"/>
          <w:b/>
          <w:bCs/>
          <w:kern w:val="0"/>
          <w:sz w:val="26"/>
          <w:szCs w:val="26"/>
          <w:bdr w:val="none" w:sz="0" w:space="0" w:color="auto" w:frame="1"/>
          <w14:ligatures w14:val="none"/>
        </w:rPr>
        <w:t>x</w:t>
      </w:r>
      <w:r w:rsidRPr="00C64BF8">
        <w:rPr>
          <w:rFonts w:ascii="MathJax_Math-italic" w:eastAsia="Times New Roman" w:hAnsi="MathJax_Math-italic" w:cs="Times New Roman"/>
          <w:b/>
          <w:bCs/>
          <w:kern w:val="0"/>
          <w:sz w:val="26"/>
          <w:szCs w:val="26"/>
          <w:bdr w:val="none" w:sz="0" w:space="0" w:color="auto" w:frame="1"/>
          <w:vertAlign w:val="subscript"/>
          <w14:ligatures w14:val="none"/>
        </w:rPr>
        <w:t>t</w:t>
      </w:r>
      <w:r>
        <w:t xml:space="preserve"> (in conjunction with the observation equation) and </w:t>
      </w:r>
      <w:r w:rsidRPr="00344E76">
        <w:rPr>
          <w:rFonts w:ascii="MathJax_Math-italic" w:eastAsia="Times New Roman" w:hAnsi="MathJax_Math-italic" w:cs="Times New Roman"/>
          <w:b/>
          <w:bCs/>
          <w:kern w:val="0"/>
          <w:sz w:val="26"/>
          <w:szCs w:val="26"/>
          <w:bdr w:val="none" w:sz="0" w:space="0" w:color="auto" w:frame="1"/>
          <w14:ligatures w14:val="none"/>
        </w:rPr>
        <w:t>x</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344E76">
        <w:rPr>
          <w:rFonts w:ascii="MathJax_Main" w:eastAsia="Times New Roman" w:hAnsi="MathJax_Main" w:cs="Times New Roman"/>
          <w:b/>
          <w:bCs/>
          <w:kern w:val="0"/>
          <w:sz w:val="26"/>
          <w:szCs w:val="26"/>
          <w:bdr w:val="none" w:sz="0" w:space="0" w:color="auto" w:frame="1"/>
          <w:vertAlign w:val="subscript"/>
          <w14:ligatures w14:val="none"/>
        </w:rPr>
        <w:t>−1</w:t>
      </w:r>
      <w:r>
        <w:t xml:space="preserve">. The process equation is formulated as follows: </w:t>
      </w:r>
    </w:p>
    <w:p w14:paraId="2FB1D543" w14:textId="22383FD2" w:rsidR="00564FE5" w:rsidRPr="00246989" w:rsidRDefault="00564FE5" w:rsidP="00564FE5">
      <w:pPr>
        <w:spacing w:after="0" w:line="480" w:lineRule="auto"/>
        <w:jc w:val="center"/>
        <w:rPr>
          <w:rFonts w:ascii="Times New Roman" w:eastAsia="Times New Roman" w:hAnsi="Times New Roman" w:cs="Times New Roman"/>
          <w:kern w:val="0"/>
          <w:sz w:val="26"/>
          <w:szCs w:val="26"/>
          <w14:ligatures w14:val="none"/>
        </w:rPr>
      </w:pPr>
      <w:r w:rsidRPr="00344E76">
        <w:rPr>
          <w:rFonts w:ascii="MathJax_Math-italic" w:eastAsia="Times New Roman" w:hAnsi="MathJax_Math-italic" w:cs="Times New Roman"/>
          <w:b/>
          <w:bCs/>
          <w:kern w:val="0"/>
          <w:sz w:val="26"/>
          <w:szCs w:val="26"/>
          <w:bdr w:val="none" w:sz="0" w:space="0" w:color="auto" w:frame="1"/>
          <w14:ligatures w14:val="none"/>
        </w:rPr>
        <w:t>x</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r w:rsidRPr="00344E76">
        <w:rPr>
          <w:rFonts w:ascii="MathJax_Math-italic" w:eastAsia="Times New Roman" w:hAnsi="MathJax_Math-italic" w:cs="Times New Roman"/>
          <w:b/>
          <w:bCs/>
          <w:kern w:val="0"/>
          <w:sz w:val="26"/>
          <w:szCs w:val="26"/>
          <w:bdr w:val="none" w:sz="0" w:space="0" w:color="auto" w:frame="1"/>
          <w14:ligatures w14:val="none"/>
        </w:rPr>
        <w:t>Bx</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344E76">
        <w:rPr>
          <w:rFonts w:ascii="MathJax_Main" w:eastAsia="Times New Roman" w:hAnsi="MathJax_Main" w:cs="Times New Roman"/>
          <w:b/>
          <w:bCs/>
          <w:kern w:val="0"/>
          <w:sz w:val="26"/>
          <w:szCs w:val="26"/>
          <w:bdr w:val="none" w:sz="0" w:space="0" w:color="auto" w:frame="1"/>
          <w:vertAlign w:val="subscript"/>
          <w14:ligatures w14:val="none"/>
        </w:rPr>
        <w:t>−1</w:t>
      </w:r>
      <w:r w:rsidRPr="00530885">
        <w:rPr>
          <w:rFonts w:ascii="MathJax_Main" w:eastAsia="Times New Roman" w:hAnsi="MathJax_Main" w:cs="Times New Roman"/>
          <w:kern w:val="0"/>
          <w:sz w:val="26"/>
          <w:szCs w:val="26"/>
          <w:bdr w:val="none" w:sz="0" w:space="0" w:color="auto" w:frame="1"/>
          <w14:ligatures w14:val="none"/>
        </w:rPr>
        <w:t xml:space="preserve"> + </w:t>
      </w:r>
      <w:r w:rsidRPr="00344E76">
        <w:rPr>
          <w:rFonts w:ascii="MathJax_Math-italic" w:eastAsia="Times New Roman" w:hAnsi="MathJax_Math-italic" w:cs="Times New Roman"/>
          <w:b/>
          <w:bCs/>
          <w:kern w:val="0"/>
          <w:sz w:val="26"/>
          <w:szCs w:val="26"/>
          <w:bdr w:val="none" w:sz="0" w:space="0" w:color="auto" w:frame="1"/>
          <w14:ligatures w14:val="none"/>
        </w:rPr>
        <w:t>u</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r w:rsidRPr="00344E76">
        <w:rPr>
          <w:rFonts w:ascii="MathJax_Math-italic" w:eastAsia="Times New Roman" w:hAnsi="MathJax_Math-italic" w:cs="Times New Roman"/>
          <w:b/>
          <w:bCs/>
          <w:kern w:val="0"/>
          <w:sz w:val="26"/>
          <w:szCs w:val="26"/>
          <w:bdr w:val="none" w:sz="0" w:space="0" w:color="auto" w:frame="1"/>
          <w14:ligatures w14:val="none"/>
        </w:rPr>
        <w:t>w</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51747E">
        <w:rPr>
          <w:rFonts w:ascii="MathJax_Math-italic" w:eastAsia="Times New Roman" w:hAnsi="MathJax_Math-italic" w:cs="Times New Roman"/>
          <w:kern w:val="0"/>
          <w:sz w:val="20"/>
          <w:szCs w:val="20"/>
          <w:bdr w:val="none" w:sz="0" w:space="0" w:color="auto" w:frame="1"/>
          <w14:ligatures w14:val="none"/>
        </w:rPr>
        <w:t xml:space="preserve">, where </w:t>
      </w:r>
      <w:r w:rsidRPr="00344E76">
        <w:rPr>
          <w:rFonts w:ascii="MathJax_Math-italic" w:eastAsia="Times New Roman" w:hAnsi="MathJax_Math-italic" w:cs="Times New Roman"/>
          <w:b/>
          <w:bCs/>
          <w:kern w:val="0"/>
          <w:sz w:val="26"/>
          <w:szCs w:val="26"/>
          <w:bdr w:val="none" w:sz="0" w:space="0" w:color="auto" w:frame="1"/>
          <w14:ligatures w14:val="none"/>
        </w:rPr>
        <w:t>w</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530885">
        <w:rPr>
          <w:rFonts w:ascii="MathJax_Main" w:eastAsia="Times New Roman" w:hAnsi="MathJax_Main" w:cs="Times New Roman"/>
          <w:kern w:val="0"/>
          <w:sz w:val="26"/>
          <w:szCs w:val="26"/>
          <w:bdr w:val="none" w:sz="0" w:space="0" w:color="auto" w:frame="1"/>
          <w14:ligatures w14:val="none"/>
        </w:rPr>
        <w:t>∼</w:t>
      </w:r>
      <w:r w:rsidRPr="00530885">
        <w:rPr>
          <w:rFonts w:ascii="MathJax_Math-italic" w:eastAsia="Times New Roman" w:hAnsi="MathJax_Math-italic" w:cs="Times New Roman"/>
          <w:kern w:val="0"/>
          <w:sz w:val="26"/>
          <w:szCs w:val="26"/>
          <w:bdr w:val="none" w:sz="0" w:space="0" w:color="auto" w:frame="1"/>
          <w14:ligatures w14:val="none"/>
        </w:rPr>
        <w:t>MVN</w:t>
      </w:r>
      <w:r w:rsidRPr="00530885">
        <w:rPr>
          <w:rFonts w:ascii="MathJax_Main" w:eastAsia="Times New Roman" w:hAnsi="MathJax_Main" w:cs="Times New Roman"/>
          <w:kern w:val="0"/>
          <w:sz w:val="26"/>
          <w:szCs w:val="26"/>
          <w:bdr w:val="none" w:sz="0" w:space="0" w:color="auto" w:frame="1"/>
          <w14:ligatures w14:val="none"/>
        </w:rPr>
        <w:t>(0,</w:t>
      </w:r>
      <w:r w:rsidRPr="00344E76">
        <w:rPr>
          <w:rFonts w:ascii="MathJax_Math-italic" w:eastAsia="Times New Roman" w:hAnsi="MathJax_Math-italic" w:cs="Times New Roman"/>
          <w:b/>
          <w:bCs/>
          <w:kern w:val="0"/>
          <w:sz w:val="26"/>
          <w:szCs w:val="26"/>
          <w:bdr w:val="none" w:sz="0" w:space="0" w:color="auto" w:frame="1"/>
          <w14:ligatures w14:val="none"/>
        </w:rPr>
        <w:t>Q</w:t>
      </w:r>
      <w:r w:rsidRPr="00530885">
        <w:rPr>
          <w:rFonts w:ascii="MathJax_Main" w:eastAsia="Times New Roman" w:hAnsi="MathJax_Main" w:cs="Times New Roman"/>
          <w:kern w:val="0"/>
          <w:sz w:val="26"/>
          <w:szCs w:val="26"/>
          <w:bdr w:val="none" w:sz="0" w:space="0" w:color="auto" w:frame="1"/>
          <w14:ligatures w14:val="none"/>
        </w:rPr>
        <w:t>)</w:t>
      </w:r>
    </w:p>
    <w:p w14:paraId="191BA46A" w14:textId="77777777" w:rsidR="00557175" w:rsidRDefault="00564FE5" w:rsidP="00557175">
      <w:pPr>
        <w:spacing w:after="0" w:line="480" w:lineRule="auto"/>
      </w:pPr>
      <w:r>
        <w:t xml:space="preserve">Here, </w:t>
      </w:r>
      <w:r w:rsidRPr="00C64BF8">
        <w:rPr>
          <w:rFonts w:ascii="MathJax_Math-italic" w:eastAsia="Times New Roman" w:hAnsi="MathJax_Math-italic" w:cs="Times New Roman"/>
          <w:b/>
          <w:bCs/>
          <w:kern w:val="0"/>
          <w:sz w:val="26"/>
          <w:szCs w:val="26"/>
          <w:bdr w:val="none" w:sz="0" w:space="0" w:color="auto" w:frame="1"/>
          <w14:ligatures w14:val="none"/>
        </w:rPr>
        <w:t>B</w:t>
      </w:r>
      <w:r>
        <w:t xml:space="preserve"> defines the interaction between state estimates through time (i.e., </w:t>
      </w:r>
      <w:r w:rsidRPr="00C64BF8">
        <w:rPr>
          <w:rFonts w:ascii="MathJax_Math-italic" w:eastAsia="Times New Roman" w:hAnsi="MathJax_Math-italic" w:cs="Times New Roman"/>
          <w:b/>
          <w:bCs/>
          <w:kern w:val="0"/>
          <w:sz w:val="26"/>
          <w:szCs w:val="26"/>
          <w:bdr w:val="none" w:sz="0" w:space="0" w:color="auto" w:frame="1"/>
          <w14:ligatures w14:val="none"/>
        </w:rPr>
        <w:t>x</w:t>
      </w:r>
      <w:r w:rsidRPr="00C64BF8">
        <w:rPr>
          <w:rFonts w:ascii="MathJax_Math-italic" w:eastAsia="Times New Roman" w:hAnsi="MathJax_Math-italic" w:cs="Times New Roman"/>
          <w:b/>
          <w:bCs/>
          <w:kern w:val="0"/>
          <w:sz w:val="26"/>
          <w:szCs w:val="26"/>
          <w:bdr w:val="none" w:sz="0" w:space="0" w:color="auto" w:frame="1"/>
          <w:vertAlign w:val="subscript"/>
          <w14:ligatures w14:val="none"/>
        </w:rPr>
        <w:t>t</w:t>
      </w:r>
      <w:r w:rsidRPr="00C64BF8">
        <w:rPr>
          <w:rFonts w:ascii="MathJax_Main" w:eastAsia="Times New Roman" w:hAnsi="MathJax_Main" w:cs="Times New Roman"/>
          <w:kern w:val="0"/>
          <w:sz w:val="26"/>
          <w:szCs w:val="26"/>
          <w:bdr w:val="none" w:sz="0" w:space="0" w:color="auto" w:frame="1"/>
          <w14:ligatures w14:val="none"/>
        </w:rPr>
        <w:t xml:space="preserve"> </w:t>
      </w:r>
      <w:r>
        <w:t xml:space="preserve">and </w:t>
      </w:r>
      <w:r w:rsidRPr="00C64BF8">
        <w:rPr>
          <w:rFonts w:ascii="MathJax_Math-italic" w:eastAsia="Times New Roman" w:hAnsi="MathJax_Math-italic" w:cs="Times New Roman"/>
          <w:b/>
          <w:bCs/>
          <w:kern w:val="0"/>
          <w:sz w:val="26"/>
          <w:szCs w:val="26"/>
          <w:bdr w:val="none" w:sz="0" w:space="0" w:color="auto" w:frame="1"/>
          <w14:ligatures w14:val="none"/>
        </w:rPr>
        <w:t>x</w:t>
      </w:r>
      <w:r w:rsidRPr="00C64BF8">
        <w:rPr>
          <w:rFonts w:ascii="MathJax_Math-italic" w:eastAsia="Times New Roman" w:hAnsi="MathJax_Math-italic" w:cs="Times New Roman"/>
          <w:b/>
          <w:bCs/>
          <w:kern w:val="0"/>
          <w:sz w:val="26"/>
          <w:szCs w:val="26"/>
          <w:bdr w:val="none" w:sz="0" w:space="0" w:color="auto" w:frame="1"/>
          <w:vertAlign w:val="subscript"/>
          <w14:ligatures w14:val="none"/>
        </w:rPr>
        <w:t>t</w:t>
      </w:r>
      <w:r w:rsidRPr="00C64BF8">
        <w:rPr>
          <w:rFonts w:ascii="MathJax_Main" w:eastAsia="Times New Roman" w:hAnsi="MathJax_Main" w:cs="Times New Roman"/>
          <w:b/>
          <w:bCs/>
          <w:kern w:val="0"/>
          <w:sz w:val="26"/>
          <w:szCs w:val="26"/>
          <w:bdr w:val="none" w:sz="0" w:space="0" w:color="auto" w:frame="1"/>
          <w:vertAlign w:val="subscript"/>
          <w14:ligatures w14:val="none"/>
        </w:rPr>
        <w:t>−1</w:t>
      </w:r>
      <w:r>
        <w:t xml:space="preserve">). If </w:t>
      </w:r>
      <w:r w:rsidRPr="00C64BF8">
        <w:rPr>
          <w:rFonts w:ascii="MathJax_Math-italic" w:eastAsia="Times New Roman" w:hAnsi="MathJax_Math-italic" w:cs="Times New Roman"/>
          <w:b/>
          <w:bCs/>
          <w:kern w:val="0"/>
          <w:sz w:val="26"/>
          <w:szCs w:val="26"/>
          <w:bdr w:val="none" w:sz="0" w:space="0" w:color="auto" w:frame="1"/>
          <w14:ligatures w14:val="none"/>
        </w:rPr>
        <w:t>B</w:t>
      </w:r>
      <w:r>
        <w:t xml:space="preserve"> is specified as an identity matrix, </w:t>
      </w:r>
      <w:r w:rsidRPr="00C64BF8">
        <w:rPr>
          <w:rFonts w:ascii="MathJax_Math-italic" w:eastAsia="Times New Roman" w:hAnsi="MathJax_Math-italic" w:cs="Times New Roman"/>
          <w:b/>
          <w:bCs/>
          <w:kern w:val="0"/>
          <w:sz w:val="26"/>
          <w:szCs w:val="26"/>
          <w:bdr w:val="none" w:sz="0" w:space="0" w:color="auto" w:frame="1"/>
          <w14:ligatures w14:val="none"/>
        </w:rPr>
        <w:t>u</w:t>
      </w:r>
      <w:r>
        <w:t xml:space="preserve"> then represents trends in the underlying state(s), otherwise </w:t>
      </w:r>
      <w:r w:rsidRPr="00C64BF8">
        <w:rPr>
          <w:rFonts w:ascii="MathJax_Math-italic" w:eastAsia="Times New Roman" w:hAnsi="MathJax_Math-italic" w:cs="Times New Roman"/>
          <w:b/>
          <w:bCs/>
          <w:kern w:val="0"/>
          <w:sz w:val="26"/>
          <w:szCs w:val="26"/>
          <w:bdr w:val="none" w:sz="0" w:space="0" w:color="auto" w:frame="1"/>
          <w14:ligatures w14:val="none"/>
        </w:rPr>
        <w:t>B</w:t>
      </w:r>
      <w:r>
        <w:t xml:space="preserve"> and </w:t>
      </w:r>
      <w:r w:rsidRPr="00C64BF8">
        <w:rPr>
          <w:rFonts w:ascii="MathJax_Math-italic" w:eastAsia="Times New Roman" w:hAnsi="MathJax_Math-italic" w:cs="Times New Roman"/>
          <w:b/>
          <w:bCs/>
          <w:kern w:val="0"/>
          <w:sz w:val="26"/>
          <w:szCs w:val="26"/>
          <w:bdr w:val="none" w:sz="0" w:space="0" w:color="auto" w:frame="1"/>
          <w14:ligatures w14:val="none"/>
        </w:rPr>
        <w:t>u</w:t>
      </w:r>
      <w:r>
        <w:t xml:space="preserve"> together determine the underlying mean and how quickly the time series would return to the mean following some perturbation. The variance of process errors as well as the (possible) covariance between them is defined by</w:t>
      </w:r>
      <w:r w:rsidRPr="00C64BF8">
        <w:rPr>
          <w:rFonts w:ascii="MathJax_Math-italic" w:eastAsia="Times New Roman" w:hAnsi="MathJax_Math-italic" w:cs="Times New Roman"/>
          <w:kern w:val="0"/>
          <w:sz w:val="26"/>
          <w:szCs w:val="26"/>
          <w:bdr w:val="none" w:sz="0" w:space="0" w:color="auto" w:frame="1"/>
          <w14:ligatures w14:val="none"/>
        </w:rPr>
        <w:t xml:space="preserve"> </w:t>
      </w:r>
      <w:r w:rsidRPr="00C64BF8">
        <w:rPr>
          <w:rFonts w:ascii="MathJax_Math-italic" w:eastAsia="Times New Roman" w:hAnsi="MathJax_Math-italic" w:cs="Times New Roman"/>
          <w:b/>
          <w:bCs/>
          <w:kern w:val="0"/>
          <w:sz w:val="26"/>
          <w:szCs w:val="26"/>
          <w:bdr w:val="none" w:sz="0" w:space="0" w:color="auto" w:frame="1"/>
          <w14:ligatures w14:val="none"/>
        </w:rPr>
        <w:t>Q</w:t>
      </w:r>
      <w:r>
        <w:t>.</w:t>
      </w:r>
    </w:p>
    <w:p w14:paraId="02BD39EB" w14:textId="2B0F333D" w:rsidR="00A35AA7" w:rsidRDefault="00564FE5" w:rsidP="00557175">
      <w:pPr>
        <w:spacing w:after="0" w:line="480" w:lineRule="auto"/>
        <w:ind w:firstLine="720"/>
      </w:pPr>
      <w:r>
        <w:lastRenderedPageBreak/>
        <w:t xml:space="preserve">MARSS models are very useful when parsing </w:t>
      </w:r>
      <w:r w:rsidR="00321E2D">
        <w:t xml:space="preserve">long running time series </w:t>
      </w:r>
      <w:r>
        <w:t>data collected</w:t>
      </w:r>
      <w:r w:rsidR="00321E2D">
        <w:t xml:space="preserve"> using varying survey methods</w:t>
      </w:r>
      <w:r>
        <w:t xml:space="preserve">, where </w:t>
      </w:r>
      <w:r w:rsidR="00321E2D">
        <w:t xml:space="preserve">inherent features of </w:t>
      </w:r>
      <w:r>
        <w:t xml:space="preserve">those </w:t>
      </w:r>
      <w:r w:rsidR="00321E2D">
        <w:t>methods</w:t>
      </w:r>
      <w:r>
        <w:t xml:space="preserve"> could potentially bias the observations being made. Furthermore, MARSS models allow for gaps in the observed time series</w:t>
      </w:r>
      <w:r w:rsidR="00321E2D">
        <w:t xml:space="preserve"> </w:t>
      </w:r>
      <w:r>
        <w:t>while retaining the ability to make inferences about the underlying state (Holmes et al. 2012, Scheuerell et al. 2015).</w:t>
      </w:r>
      <w:r w:rsidR="00846141">
        <w:t xml:space="preserve"> It is important to note that these models require that observed time series data (</w:t>
      </w:r>
      <w:r w:rsidR="00846141" w:rsidRPr="00C64BF8">
        <w:rPr>
          <w:rFonts w:ascii="MathJax_Math-italic" w:eastAsia="Times New Roman" w:hAnsi="MathJax_Math-italic" w:cs="Times New Roman"/>
          <w:b/>
          <w:bCs/>
          <w:kern w:val="0"/>
          <w:sz w:val="26"/>
          <w:szCs w:val="26"/>
          <w:bdr w:val="none" w:sz="0" w:space="0" w:color="auto" w:frame="1"/>
          <w14:ligatures w14:val="none"/>
        </w:rPr>
        <w:t>y</w:t>
      </w:r>
      <w:r w:rsidR="00846141" w:rsidRPr="00C64BF8">
        <w:rPr>
          <w:rFonts w:ascii="MathJax_Math-italic" w:eastAsia="Times New Roman" w:hAnsi="MathJax_Math-italic" w:cs="Times New Roman"/>
          <w:b/>
          <w:bCs/>
          <w:kern w:val="0"/>
          <w:sz w:val="26"/>
          <w:szCs w:val="26"/>
          <w:bdr w:val="none" w:sz="0" w:space="0" w:color="auto" w:frame="1"/>
          <w:vertAlign w:val="subscript"/>
          <w14:ligatures w14:val="none"/>
        </w:rPr>
        <w:t>t</w:t>
      </w:r>
      <w:r w:rsidR="00846141">
        <w:t>) be log-transformed before it can be parsed.</w:t>
      </w:r>
    </w:p>
    <w:p w14:paraId="55702609" w14:textId="26A0D2A1" w:rsidR="00EE07EC" w:rsidRDefault="00973BDF" w:rsidP="002F397B">
      <w:pPr>
        <w:spacing w:after="0" w:line="480" w:lineRule="auto"/>
        <w:ind w:firstLine="720"/>
      </w:pPr>
      <w:r>
        <w:t>Because of their differing life histories, I model</w:t>
      </w:r>
      <w:r w:rsidR="00F323AF">
        <w:t>ed</w:t>
      </w:r>
      <w:r w:rsidR="00D12E95">
        <w:t xml:space="preserve"> all three species </w:t>
      </w:r>
      <w:r>
        <w:t>sal</w:t>
      </w:r>
      <w:r w:rsidR="00D12E95">
        <w:t>monid species separately</w:t>
      </w:r>
      <w:r>
        <w:t>, using</w:t>
      </w:r>
      <w:r w:rsidR="00A156CB">
        <w:t xml:space="preserve"> three data subsets respectively</w:t>
      </w:r>
      <w:r w:rsidR="00D12E95">
        <w:t xml:space="preserve"> </w:t>
      </w:r>
      <w:r w:rsidR="00A156CB">
        <w:t>containing</w:t>
      </w:r>
      <w:r>
        <w:t xml:space="preserve"> 22</w:t>
      </w:r>
      <w:r w:rsidR="00A156CB">
        <w:t xml:space="preserve"> Chinook populations, 2</w:t>
      </w:r>
      <w:r>
        <w:t>9</w:t>
      </w:r>
      <w:r w:rsidR="00A156CB">
        <w:t xml:space="preserve"> coho populations, and 23 steelhead populations. </w:t>
      </w:r>
      <w:r w:rsidR="0070271B">
        <w:t>E</w:t>
      </w:r>
      <w:r w:rsidR="00A156CB">
        <w:t xml:space="preserve">ach observation contains four crucial pieces of information: 1) an estimate of natural-origin spawner abundance (denoted mathematically from here on as </w:t>
      </w:r>
      <w:r w:rsidR="00A156CB" w:rsidRPr="005915DE">
        <w:rPr>
          <w:i/>
          <w:iCs/>
        </w:rPr>
        <w:t>y</w:t>
      </w:r>
      <w:r w:rsidR="00A156CB">
        <w:t xml:space="preserve">), 2) the population of interest (denoted with the subscript </w:t>
      </w:r>
      <w:r w:rsidR="00A156CB" w:rsidRPr="005915DE">
        <w:rPr>
          <w:i/>
          <w:iCs/>
        </w:rPr>
        <w:t>p</w:t>
      </w:r>
      <w:r w:rsidR="00A156CB">
        <w:t xml:space="preserve">), 3) the survey method used (denoted with the subscript </w:t>
      </w:r>
      <w:r w:rsidR="00A156CB" w:rsidRPr="005915DE">
        <w:rPr>
          <w:i/>
          <w:iCs/>
        </w:rPr>
        <w:t>s</w:t>
      </w:r>
      <w:r w:rsidR="00A156CB">
        <w:t xml:space="preserve">), and 4) the year of observation (denoted with the subscript </w:t>
      </w:r>
      <w:r w:rsidR="00A156CB" w:rsidRPr="005915DE">
        <w:rPr>
          <w:i/>
          <w:iCs/>
        </w:rPr>
        <w:t>t</w:t>
      </w:r>
      <w:r w:rsidR="00A156CB">
        <w:t>).</w:t>
      </w:r>
      <w:r w:rsidR="0070271B">
        <w:t xml:space="preserve"> </w:t>
      </w:r>
    </w:p>
    <w:p w14:paraId="164C4C64" w14:textId="0985579F" w:rsidR="00845D21" w:rsidRDefault="00845D21" w:rsidP="00964756">
      <w:pPr>
        <w:spacing w:after="0" w:line="480" w:lineRule="auto"/>
        <w:ind w:firstLine="720"/>
      </w:pPr>
      <w:r>
        <w:t xml:space="preserve">Applying </w:t>
      </w:r>
      <w:r w:rsidR="0070271B">
        <w:t>a</w:t>
      </w:r>
      <w:r>
        <w:t xml:space="preserve"> MARSS model structure to the analysis described above involves determining how best to structure spawner abundance data (</w:t>
      </w:r>
      <w:r w:rsidRPr="005915DE">
        <w:rPr>
          <w:i/>
          <w:iCs/>
        </w:rPr>
        <w:t>y</w:t>
      </w:r>
      <w:r w:rsidRPr="005915DE">
        <w:rPr>
          <w:i/>
          <w:iCs/>
          <w:vertAlign w:val="subscript"/>
        </w:rPr>
        <w:t>p,s,t</w:t>
      </w:r>
      <w:r>
        <w:t xml:space="preserve">) and specify model parameters to isolate precision and bias in salmonid survey methods. </w:t>
      </w:r>
      <w:r w:rsidR="00F8255E">
        <w:t xml:space="preserve">To distinguish inaccuracy resulting from survey methods from naturally occurring variation in the populations being surveyed, </w:t>
      </w:r>
      <w:r w:rsidR="00F8255E" w:rsidRPr="00344E76">
        <w:rPr>
          <w:rFonts w:ascii="MathJax_Math-italic" w:eastAsia="Times New Roman" w:hAnsi="MathJax_Math-italic" w:cs="Times New Roman"/>
          <w:b/>
          <w:bCs/>
          <w:kern w:val="0"/>
          <w:sz w:val="26"/>
          <w:szCs w:val="26"/>
          <w:bdr w:val="none" w:sz="0" w:space="0" w:color="auto" w:frame="1"/>
          <w14:ligatures w14:val="none"/>
        </w:rPr>
        <w:t>y</w:t>
      </w:r>
      <w:r w:rsidR="00F8255E"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00F8255E">
        <w:t xml:space="preserve"> is structured such that each row relates to a unique combination of population </w:t>
      </w:r>
      <w:r w:rsidR="00F8255E" w:rsidRPr="005915DE">
        <w:rPr>
          <w:i/>
          <w:iCs/>
        </w:rPr>
        <w:t>p</w:t>
      </w:r>
      <w:r w:rsidR="00F8255E">
        <w:t xml:space="preserve"> and survey method employed. </w:t>
      </w:r>
      <w:r w:rsidR="00F8255E" w:rsidRPr="00C64BF8">
        <w:rPr>
          <w:rFonts w:ascii="MathJax_Math-italic" w:eastAsia="Times New Roman" w:hAnsi="MathJax_Math-italic" w:cs="Times New Roman"/>
          <w:b/>
          <w:bCs/>
          <w:kern w:val="0"/>
          <w:sz w:val="26"/>
          <w:szCs w:val="26"/>
          <w:bdr w:val="none" w:sz="0" w:space="0" w:color="auto" w:frame="1"/>
          <w14:ligatures w14:val="none"/>
        </w:rPr>
        <w:t>Z</w:t>
      </w:r>
      <w:r w:rsidR="00F8255E">
        <w:t xml:space="preserve"> is then specified to relate multiple rows in </w:t>
      </w:r>
      <w:r w:rsidR="00F8255E" w:rsidRPr="00344E76">
        <w:rPr>
          <w:rFonts w:ascii="MathJax_Math-italic" w:eastAsia="Times New Roman" w:hAnsi="MathJax_Math-italic" w:cs="Times New Roman"/>
          <w:b/>
          <w:bCs/>
          <w:kern w:val="0"/>
          <w:sz w:val="26"/>
          <w:szCs w:val="26"/>
          <w:bdr w:val="none" w:sz="0" w:space="0" w:color="auto" w:frame="1"/>
          <w14:ligatures w14:val="none"/>
        </w:rPr>
        <w:t>y</w:t>
      </w:r>
      <w:r w:rsidR="00F8255E"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00F8255E">
        <w:t xml:space="preserve"> to their given underlying populations, which make up </w:t>
      </w:r>
      <w:r w:rsidR="00F8255E" w:rsidRPr="00C64BF8">
        <w:rPr>
          <w:rFonts w:ascii="MathJax_Math-italic" w:eastAsia="Times New Roman" w:hAnsi="MathJax_Math-italic" w:cs="Times New Roman"/>
          <w:b/>
          <w:bCs/>
          <w:kern w:val="0"/>
          <w:sz w:val="26"/>
          <w:szCs w:val="26"/>
          <w:bdr w:val="none" w:sz="0" w:space="0" w:color="auto" w:frame="1"/>
          <w14:ligatures w14:val="none"/>
        </w:rPr>
        <w:t>x</w:t>
      </w:r>
      <w:r w:rsidR="00F8255E" w:rsidRPr="00C64BF8">
        <w:rPr>
          <w:rFonts w:ascii="MathJax_Math-italic" w:eastAsia="Times New Roman" w:hAnsi="MathJax_Math-italic" w:cs="Times New Roman"/>
          <w:b/>
          <w:bCs/>
          <w:kern w:val="0"/>
          <w:sz w:val="26"/>
          <w:szCs w:val="26"/>
          <w:bdr w:val="none" w:sz="0" w:space="0" w:color="auto" w:frame="1"/>
          <w:vertAlign w:val="subscript"/>
          <w14:ligatures w14:val="none"/>
        </w:rPr>
        <w:t>t</w:t>
      </w:r>
      <w:r w:rsidR="00F8255E">
        <w:t xml:space="preserve">. </w:t>
      </w:r>
      <w:r>
        <w:t>By specifying each population as an underlying state, the</w:t>
      </w:r>
      <w:r w:rsidR="00C207E0">
        <w:t>se</w:t>
      </w:r>
      <w:r>
        <w:t xml:space="preserve"> model</w:t>
      </w:r>
      <w:r w:rsidR="00C207E0">
        <w:t xml:space="preserve">s </w:t>
      </w:r>
      <w:r>
        <w:t xml:space="preserve">assess variation in the natural state of the population </w:t>
      </w:r>
      <w:r w:rsidR="00C207E0">
        <w:t>separately</w:t>
      </w:r>
      <w:r>
        <w:t xml:space="preserve"> from variation in counts arising due to </w:t>
      </w:r>
      <w:r w:rsidR="00C207E0">
        <w:t xml:space="preserve">inaccuracy of </w:t>
      </w:r>
      <w:r>
        <w:t xml:space="preserve">the survey method employed.  The vector </w:t>
      </w:r>
      <w:r w:rsidR="00827720" w:rsidRPr="005915DE">
        <w:rPr>
          <w:rFonts w:ascii="MathJax_Math-italic" w:eastAsia="Times New Roman" w:hAnsi="MathJax_Math-italic" w:cs="Times New Roman"/>
          <w:b/>
          <w:bCs/>
          <w:kern w:val="0"/>
          <w:sz w:val="26"/>
          <w:szCs w:val="26"/>
          <w:bdr w:val="none" w:sz="0" w:space="0" w:color="auto" w:frame="1"/>
          <w14:ligatures w14:val="none"/>
        </w:rPr>
        <w:t>a</w:t>
      </w:r>
      <w:r w:rsidR="00827720" w:rsidRPr="005915DE">
        <w:rPr>
          <w:i/>
          <w:iCs/>
        </w:rPr>
        <w:t xml:space="preserve"> </w:t>
      </w:r>
      <w:r>
        <w:t xml:space="preserve">contains a unique bias term for each </w:t>
      </w:r>
      <w:r>
        <w:lastRenderedPageBreak/>
        <w:t xml:space="preserve">survey method, irrespective of population. The matrix </w:t>
      </w:r>
      <w:r w:rsidR="00827720" w:rsidRPr="005915DE">
        <w:rPr>
          <w:rFonts w:ascii="MathJax_Math-italic" w:eastAsia="Times New Roman" w:hAnsi="MathJax_Math-italic" w:cs="Times New Roman"/>
          <w:b/>
          <w:bCs/>
          <w:kern w:val="0"/>
          <w:sz w:val="26"/>
          <w:szCs w:val="26"/>
          <w:bdr w:val="none" w:sz="0" w:space="0" w:color="auto" w:frame="1"/>
          <w14:ligatures w14:val="none"/>
        </w:rPr>
        <w:t>R</w:t>
      </w:r>
      <w:r w:rsidR="00827720" w:rsidRPr="005915DE">
        <w:rPr>
          <w:b/>
          <w:bCs/>
        </w:rPr>
        <w:t xml:space="preserve"> </w:t>
      </w:r>
      <w:r>
        <w:t xml:space="preserve">is specified in a similar manner, with a unique term for each method placed in the corresponding places along </w:t>
      </w:r>
      <w:r w:rsidR="00827720" w:rsidRPr="005915DE">
        <w:rPr>
          <w:rFonts w:ascii="MathJax_Math-italic" w:eastAsia="Times New Roman" w:hAnsi="MathJax_Math-italic" w:cs="Times New Roman"/>
          <w:b/>
          <w:bCs/>
          <w:kern w:val="0"/>
          <w:sz w:val="26"/>
          <w:szCs w:val="26"/>
          <w:bdr w:val="none" w:sz="0" w:space="0" w:color="auto" w:frame="1"/>
          <w14:ligatures w14:val="none"/>
        </w:rPr>
        <w:t>R</w:t>
      </w:r>
      <w:r>
        <w:t xml:space="preserve">‘s diagonal. Again, this is irrespective of population to capture the variation inherent in each survey method. </w:t>
      </w:r>
    </w:p>
    <w:p w14:paraId="56A41991" w14:textId="3975CAF3" w:rsidR="00845D21" w:rsidRPr="00DC156E" w:rsidRDefault="00845D21" w:rsidP="002F397B">
      <w:pPr>
        <w:spacing w:after="0" w:line="480" w:lineRule="auto"/>
        <w:ind w:firstLine="360"/>
      </w:pPr>
      <w:r>
        <w:t xml:space="preserve">Below is an example of the observation equation written out in matrix form. In this example, two populations of salmonid have been surveyed with a total of five survey methods. As indicated by the </w:t>
      </w:r>
      <w:r w:rsidRPr="005915DE">
        <w:rPr>
          <w:i/>
          <w:iCs/>
        </w:rPr>
        <w:t>y</w:t>
      </w:r>
      <w:r>
        <w:t xml:space="preserve"> term subscripts, population one has been surveyed with methods one through four and population two with methods one, four, and five. </w:t>
      </w:r>
      <w:r w:rsidR="00766C9C" w:rsidRPr="005915DE">
        <w:rPr>
          <w:rFonts w:ascii="MathJax_Math-italic" w:eastAsia="Times New Roman" w:hAnsi="MathJax_Math-italic" w:cs="Times New Roman"/>
          <w:b/>
          <w:bCs/>
          <w:kern w:val="0"/>
          <w:sz w:val="26"/>
          <w:szCs w:val="26"/>
          <w:bdr w:val="none" w:sz="0" w:space="0" w:color="auto" w:frame="1"/>
          <w14:ligatures w14:val="none"/>
        </w:rPr>
        <w:t>Z</w:t>
      </w:r>
      <w:r w:rsidR="00766C9C" w:rsidRPr="005915DE">
        <w:rPr>
          <w:b/>
          <w:bCs/>
        </w:rPr>
        <w:t xml:space="preserve"> </w:t>
      </w:r>
      <w:r>
        <w:t xml:space="preserve">is specified </w:t>
      </w:r>
      <w:r w:rsidR="00573756">
        <w:t>as</w:t>
      </w:r>
      <w:r>
        <w:t xml:space="preserve"> two columns relating to the two populations which here are considered underlying states (</w:t>
      </w:r>
      <w:r w:rsidRPr="005915DE">
        <w:rPr>
          <w:i/>
          <w:iCs/>
        </w:rPr>
        <w:t>x</w:t>
      </w:r>
      <w:r w:rsidRPr="005915DE">
        <w:rPr>
          <w:i/>
          <w:iCs/>
          <w:vertAlign w:val="subscript"/>
        </w:rPr>
        <w:t>1</w:t>
      </w:r>
      <w:r>
        <w:t xml:space="preserve"> and </w:t>
      </w:r>
      <w:r w:rsidRPr="005915DE">
        <w:rPr>
          <w:i/>
          <w:iCs/>
        </w:rPr>
        <w:t>x</w:t>
      </w:r>
      <w:r w:rsidRPr="005915DE">
        <w:rPr>
          <w:i/>
          <w:iCs/>
          <w:vertAlign w:val="subscript"/>
        </w:rPr>
        <w:t>2</w:t>
      </w:r>
      <w:r>
        <w:t xml:space="preserve">). </w:t>
      </w:r>
      <w:r w:rsidR="008E6B42">
        <w:t>V</w:t>
      </w:r>
      <w:r w:rsidR="00573756">
        <w:t>ector</w:t>
      </w:r>
      <w:r>
        <w:t xml:space="preserve"> </w:t>
      </w:r>
      <w:r w:rsidR="00766C9C" w:rsidRPr="005915DE">
        <w:rPr>
          <w:rFonts w:ascii="MathJax_Math-italic" w:eastAsia="Times New Roman" w:hAnsi="MathJax_Math-italic" w:cs="Times New Roman"/>
          <w:b/>
          <w:bCs/>
          <w:kern w:val="0"/>
          <w:sz w:val="26"/>
          <w:szCs w:val="26"/>
          <w:bdr w:val="none" w:sz="0" w:space="0" w:color="auto" w:frame="1"/>
          <w14:ligatures w14:val="none"/>
        </w:rPr>
        <w:t>a</w:t>
      </w:r>
      <w:r w:rsidR="008E6B42">
        <w:t xml:space="preserve"> is specified so that each survey method is</w:t>
      </w:r>
      <w:r>
        <w:t xml:space="preserve"> represented by an </w:t>
      </w:r>
      <w:r w:rsidRPr="005915DE">
        <w:rPr>
          <w:i/>
          <w:iCs/>
        </w:rPr>
        <w:t xml:space="preserve">a </w:t>
      </w:r>
      <w:r>
        <w:t xml:space="preserve">parameter which repeats as often as the method appears. Finally, </w:t>
      </w:r>
      <w:r w:rsidR="00766C9C" w:rsidRPr="005915DE">
        <w:rPr>
          <w:rFonts w:ascii="MathJax_Math-italic" w:eastAsia="Times New Roman" w:hAnsi="MathJax_Math-italic" w:cs="Times New Roman"/>
          <w:b/>
          <w:bCs/>
          <w:kern w:val="0"/>
          <w:sz w:val="26"/>
          <w:szCs w:val="26"/>
          <w:bdr w:val="none" w:sz="0" w:space="0" w:color="auto" w:frame="1"/>
          <w14:ligatures w14:val="none"/>
        </w:rPr>
        <w:t>R</w:t>
      </w:r>
      <w:r w:rsidR="00766C9C" w:rsidRPr="005915DE">
        <w:rPr>
          <w:b/>
          <w:bCs/>
        </w:rPr>
        <w:t xml:space="preserve"> </w:t>
      </w:r>
      <w:r>
        <w:t>is specified</w:t>
      </w:r>
      <w:r w:rsidR="008E6B42">
        <w:t xml:space="preserve"> likewise, with diagonal elements corresponding to the</w:t>
      </w:r>
      <w:r>
        <w:t xml:space="preserve"> survey method </w:t>
      </w:r>
      <w:r w:rsidR="008E6B42">
        <w:t>employed in each observation</w:t>
      </w:r>
      <w:r>
        <w:t xml:space="preserve">, </w:t>
      </w:r>
      <w:r w:rsidR="008E6B42">
        <w:t xml:space="preserve">in order </w:t>
      </w:r>
      <w:r>
        <w:t>to capture the</w:t>
      </w:r>
      <w:r w:rsidR="008E6B42">
        <w:t>se methods’ inherent</w:t>
      </w:r>
      <w:r>
        <w:t xml:space="preserve"> varianc</w:t>
      </w:r>
      <w:r w:rsidR="008E6B42">
        <w:t>e</w:t>
      </w:r>
      <w:r>
        <w:t>.</w:t>
      </w:r>
    </w:p>
    <w:p w14:paraId="7075AD2F" w14:textId="154DF713" w:rsidR="00845D21" w:rsidRDefault="00BC5608" w:rsidP="00573756">
      <w:pPr>
        <w:pStyle w:val="ListParagraph"/>
        <w:spacing w:after="0" w:line="480" w:lineRule="auto"/>
        <w:ind w:left="360"/>
      </w:pPr>
      <w:r w:rsidRPr="00BC5608">
        <w:rPr>
          <w:noProof/>
        </w:rPr>
        <w:drawing>
          <wp:inline distT="0" distB="0" distL="0" distR="0" wp14:anchorId="45B2164E" wp14:editId="5C0E8866">
            <wp:extent cx="5943600" cy="1153795"/>
            <wp:effectExtent l="0" t="0" r="0" b="8255"/>
            <wp:docPr id="293004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004112" name=""/>
                    <pic:cNvPicPr/>
                  </pic:nvPicPr>
                  <pic:blipFill>
                    <a:blip r:embed="rId12"/>
                    <a:stretch>
                      <a:fillRect/>
                    </a:stretch>
                  </pic:blipFill>
                  <pic:spPr>
                    <a:xfrm>
                      <a:off x="0" y="0"/>
                      <a:ext cx="5943600" cy="1153795"/>
                    </a:xfrm>
                    <a:prstGeom prst="rect">
                      <a:avLst/>
                    </a:prstGeom>
                  </pic:spPr>
                </pic:pic>
              </a:graphicData>
            </a:graphic>
          </wp:inline>
        </w:drawing>
      </w:r>
      <w:r w:rsidRPr="00BC5608">
        <w:rPr>
          <w:noProof/>
        </w:rPr>
        <w:t xml:space="preserve"> </w:t>
      </w:r>
    </w:p>
    <w:p w14:paraId="29535E3C" w14:textId="4AC3C0CD" w:rsidR="00845D21" w:rsidRDefault="00845D21" w:rsidP="002F397B">
      <w:pPr>
        <w:spacing w:after="0" w:line="480" w:lineRule="auto"/>
        <w:ind w:firstLine="360"/>
      </w:pPr>
      <w:r>
        <w:t>The process/state equation is more straightforward. It is constructed to be as parsimonious as possible</w:t>
      </w:r>
      <w:r w:rsidR="005F11BD">
        <w:t xml:space="preserve"> to</w:t>
      </w:r>
      <w:r>
        <w:t xml:space="preserve"> essentially act as a receptacle for the natural variance in annual salmonid spawner returns. </w:t>
      </w:r>
      <w:r w:rsidR="00766C9C" w:rsidRPr="005915DE">
        <w:rPr>
          <w:rFonts w:ascii="MathJax_Math-italic" w:eastAsia="Times New Roman" w:hAnsi="MathJax_Math-italic" w:cs="Times New Roman"/>
          <w:b/>
          <w:bCs/>
          <w:kern w:val="0"/>
          <w:sz w:val="26"/>
          <w:szCs w:val="26"/>
          <w:bdr w:val="none" w:sz="0" w:space="0" w:color="auto" w:frame="1"/>
          <w14:ligatures w14:val="none"/>
        </w:rPr>
        <w:t>B</w:t>
      </w:r>
      <w:r w:rsidRPr="005915DE">
        <w:rPr>
          <w:b/>
          <w:bCs/>
          <w:vertAlign w:val="subscript"/>
        </w:rPr>
        <w:t xml:space="preserve"> </w:t>
      </w:r>
      <w:r>
        <w:t>is specified as an identity matri</w:t>
      </w:r>
      <w:r w:rsidR="005F11BD">
        <w:t>x.</w:t>
      </w:r>
      <w:r>
        <w:t xml:space="preserve"> </w:t>
      </w:r>
      <w:commentRangeStart w:id="80"/>
      <w:commentRangeStart w:id="81"/>
      <w:commentRangeStart w:id="82"/>
      <w:commentRangeStart w:id="83"/>
      <w:r w:rsidR="00B34CD4">
        <w:t>Whether t</w:t>
      </w:r>
      <w:r>
        <w:t xml:space="preserve">he vector </w:t>
      </w:r>
      <w:r w:rsidR="00766C9C" w:rsidRPr="005915DE">
        <w:rPr>
          <w:rFonts w:ascii="MathJax_Math-italic" w:eastAsia="Times New Roman" w:hAnsi="MathJax_Math-italic" w:cs="Times New Roman"/>
          <w:b/>
          <w:bCs/>
          <w:kern w:val="0"/>
          <w:sz w:val="26"/>
          <w:szCs w:val="26"/>
          <w:bdr w:val="none" w:sz="0" w:space="0" w:color="auto" w:frame="1"/>
          <w14:ligatures w14:val="none"/>
        </w:rPr>
        <w:t>u</w:t>
      </w:r>
      <w:r w:rsidR="00766C9C" w:rsidRPr="005915DE">
        <w:rPr>
          <w:i/>
          <w:iCs/>
        </w:rPr>
        <w:t xml:space="preserve"> </w:t>
      </w:r>
      <w:r>
        <w:t>is set to zero or allowed to estimate a trend in each population’s growth will depend on model fit.</w:t>
      </w:r>
      <w:r w:rsidR="00575570">
        <w:t xml:space="preserve"> </w:t>
      </w:r>
      <w:r w:rsidR="005E5F52">
        <w:t>T</w:t>
      </w:r>
      <w:r>
        <w:t xml:space="preserve">he terms along the diagonal of </w:t>
      </w:r>
      <w:r w:rsidR="00766C9C" w:rsidRPr="005915DE">
        <w:rPr>
          <w:rFonts w:ascii="MathJax_Math-italic" w:eastAsia="Times New Roman" w:hAnsi="MathJax_Math-italic" w:cs="Times New Roman"/>
          <w:b/>
          <w:bCs/>
          <w:kern w:val="0"/>
          <w:sz w:val="26"/>
          <w:szCs w:val="26"/>
          <w:bdr w:val="none" w:sz="0" w:space="0" w:color="auto" w:frame="1"/>
          <w14:ligatures w14:val="none"/>
        </w:rPr>
        <w:t>Q</w:t>
      </w:r>
      <w:r w:rsidRPr="005915DE">
        <w:rPr>
          <w:b/>
          <w:bCs/>
          <w:vertAlign w:val="subscript"/>
        </w:rPr>
        <w:t xml:space="preserve"> </w:t>
      </w:r>
      <w:r>
        <w:t xml:space="preserve">will </w:t>
      </w:r>
      <w:r w:rsidR="005E3DEB">
        <w:t xml:space="preserve">also </w:t>
      </w:r>
      <w:r>
        <w:t xml:space="preserve">be </w:t>
      </w:r>
      <w:r w:rsidR="005E3DEB">
        <w:t>specified as equal</w:t>
      </w:r>
      <w:r w:rsidR="005E5F52">
        <w:t xml:space="preserve"> to </w:t>
      </w:r>
      <w:r w:rsidR="00B54D94">
        <w:t>describe members of the same species and cohort facing similar pressures both at sea and during their homeward migration</w:t>
      </w:r>
      <w:r>
        <w:t xml:space="preserve">, although </w:t>
      </w:r>
      <w:r>
        <w:lastRenderedPageBreak/>
        <w:t>other specifications (</w:t>
      </w:r>
      <w:r w:rsidR="00B54D94">
        <w:t>un</w:t>
      </w:r>
      <w:r>
        <w:t xml:space="preserve">equal population variances and </w:t>
      </w:r>
      <w:r w:rsidR="00575570">
        <w:t>allowing for</w:t>
      </w:r>
      <w:r>
        <w:t xml:space="preserve"> </w:t>
      </w:r>
      <w:r w:rsidR="00575570">
        <w:t xml:space="preserve">equal </w:t>
      </w:r>
      <w:r>
        <w:t xml:space="preserve">variance and </w:t>
      </w:r>
      <w:r w:rsidR="00575570">
        <w:t xml:space="preserve">equal </w:t>
      </w:r>
      <w:r>
        <w:t>covariance</w:t>
      </w:r>
      <w:r w:rsidR="00575570">
        <w:t xml:space="preserve"> terms</w:t>
      </w:r>
      <w:r>
        <w:t xml:space="preserve">) will also </w:t>
      </w:r>
      <w:r w:rsidR="005E5F52">
        <w:t>be evaluated</w:t>
      </w:r>
      <w:r>
        <w:t xml:space="preserve">. </w:t>
      </w:r>
      <w:commentRangeEnd w:id="80"/>
      <w:r w:rsidR="006B3C69">
        <w:rPr>
          <w:rStyle w:val="CommentReference"/>
          <w:sz w:val="24"/>
          <w:szCs w:val="24"/>
        </w:rPr>
        <w:commentReference w:id="80"/>
      </w:r>
      <w:commentRangeEnd w:id="81"/>
      <w:r w:rsidR="00C151B6">
        <w:rPr>
          <w:rStyle w:val="CommentReference"/>
          <w:sz w:val="24"/>
          <w:szCs w:val="24"/>
        </w:rPr>
        <w:commentReference w:id="81"/>
      </w:r>
      <w:commentRangeEnd w:id="82"/>
      <w:r w:rsidR="00900B69">
        <w:rPr>
          <w:rStyle w:val="CommentReference"/>
          <w:sz w:val="24"/>
          <w:szCs w:val="24"/>
        </w:rPr>
        <w:commentReference w:id="82"/>
      </w:r>
      <w:commentRangeEnd w:id="83"/>
      <w:r w:rsidR="00B74AE0">
        <w:rPr>
          <w:rStyle w:val="CommentReference"/>
          <w:sz w:val="24"/>
          <w:szCs w:val="24"/>
        </w:rPr>
        <w:commentReference w:id="83"/>
      </w:r>
      <w:r>
        <w:t>Below is an example of the process/state equation written out in matrix form.</w:t>
      </w:r>
    </w:p>
    <w:p w14:paraId="6BA45CDD" w14:textId="36590FF2" w:rsidR="00845D21" w:rsidRDefault="00B54D94" w:rsidP="002F397B">
      <w:pPr>
        <w:pStyle w:val="ListParagraph"/>
        <w:spacing w:after="0" w:line="480" w:lineRule="auto"/>
        <w:ind w:left="360"/>
      </w:pPr>
      <w:r w:rsidRPr="00B54D94">
        <w:rPr>
          <w:noProof/>
        </w:rPr>
        <w:drawing>
          <wp:inline distT="0" distB="0" distL="0" distR="0" wp14:anchorId="4457CD66" wp14:editId="2DE2C3EE">
            <wp:extent cx="5943600" cy="659765"/>
            <wp:effectExtent l="0" t="0" r="0" b="6985"/>
            <wp:docPr id="1988793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793683" name=""/>
                    <pic:cNvPicPr/>
                  </pic:nvPicPr>
                  <pic:blipFill>
                    <a:blip r:embed="rId13"/>
                    <a:stretch>
                      <a:fillRect/>
                    </a:stretch>
                  </pic:blipFill>
                  <pic:spPr>
                    <a:xfrm>
                      <a:off x="0" y="0"/>
                      <a:ext cx="5943600" cy="659765"/>
                    </a:xfrm>
                    <a:prstGeom prst="rect">
                      <a:avLst/>
                    </a:prstGeom>
                  </pic:spPr>
                </pic:pic>
              </a:graphicData>
            </a:graphic>
          </wp:inline>
        </w:drawing>
      </w:r>
    </w:p>
    <w:p w14:paraId="1B8B8505" w14:textId="6C3BFFF6" w:rsidR="00845D21" w:rsidRDefault="00845D21" w:rsidP="00EC15EF">
      <w:pPr>
        <w:spacing w:after="0" w:line="480" w:lineRule="auto"/>
        <w:ind w:firstLine="360"/>
      </w:pPr>
      <w:r>
        <w:t xml:space="preserve">The various specifications of </w:t>
      </w:r>
      <w:r w:rsidR="00766C9C" w:rsidRPr="005915DE">
        <w:rPr>
          <w:rFonts w:ascii="MathJax_Math-italic" w:eastAsia="Times New Roman" w:hAnsi="MathJax_Math-italic" w:cs="Times New Roman"/>
          <w:b/>
          <w:bCs/>
          <w:kern w:val="0"/>
          <w:sz w:val="26"/>
          <w:szCs w:val="26"/>
          <w:bdr w:val="none" w:sz="0" w:space="0" w:color="auto" w:frame="1"/>
          <w14:ligatures w14:val="none"/>
        </w:rPr>
        <w:t>u</w:t>
      </w:r>
      <w:r>
        <w:t xml:space="preserve"> and </w:t>
      </w:r>
      <w:r w:rsidR="00766C9C" w:rsidRPr="005915DE">
        <w:rPr>
          <w:rFonts w:ascii="MathJax_Math-italic" w:eastAsia="Times New Roman" w:hAnsi="MathJax_Math-italic" w:cs="Times New Roman"/>
          <w:b/>
          <w:bCs/>
          <w:kern w:val="0"/>
          <w:sz w:val="26"/>
          <w:szCs w:val="26"/>
          <w:bdr w:val="none" w:sz="0" w:space="0" w:color="auto" w:frame="1"/>
          <w14:ligatures w14:val="none"/>
        </w:rPr>
        <w:t>Q</w:t>
      </w:r>
      <w:r>
        <w:t xml:space="preserve"> </w:t>
      </w:r>
      <w:r w:rsidR="00B54D94">
        <w:t xml:space="preserve">described above were </w:t>
      </w:r>
      <w:r>
        <w:t xml:space="preserve">evaluated for best fit based on AICc, as this criterion is better suited than AIC for balancing fit with the many parameters MARSS models must estimate. </w:t>
      </w:r>
      <w:r w:rsidR="00B54D94">
        <w:t xml:space="preserve">AICc comparisons find that, for all three species, best fit models include a </w:t>
      </w:r>
      <w:r w:rsidR="00B54D94" w:rsidRPr="005915DE">
        <w:rPr>
          <w:rFonts w:ascii="MathJax_Math-italic" w:eastAsia="Times New Roman" w:hAnsi="MathJax_Math-italic" w:cs="Times New Roman"/>
          <w:b/>
          <w:bCs/>
          <w:kern w:val="0"/>
          <w:sz w:val="26"/>
          <w:szCs w:val="26"/>
          <w:bdr w:val="none" w:sz="0" w:space="0" w:color="auto" w:frame="1"/>
          <w14:ligatures w14:val="none"/>
        </w:rPr>
        <w:t>u</w:t>
      </w:r>
      <w:r w:rsidR="00B54D94" w:rsidRPr="005915DE">
        <w:rPr>
          <w:i/>
          <w:iCs/>
        </w:rPr>
        <w:t xml:space="preserve"> </w:t>
      </w:r>
      <w:r w:rsidR="00B54D94">
        <w:t xml:space="preserve">vector set to zero and a </w:t>
      </w:r>
      <w:r w:rsidR="00B54D94" w:rsidRPr="005915DE">
        <w:rPr>
          <w:rFonts w:ascii="MathJax_Math-italic" w:eastAsia="Times New Roman" w:hAnsi="MathJax_Math-italic" w:cs="Times New Roman"/>
          <w:b/>
          <w:bCs/>
          <w:kern w:val="0"/>
          <w:sz w:val="26"/>
          <w:szCs w:val="26"/>
          <w:bdr w:val="none" w:sz="0" w:space="0" w:color="auto" w:frame="1"/>
          <w14:ligatures w14:val="none"/>
        </w:rPr>
        <w:t>Q</w:t>
      </w:r>
      <w:r w:rsidR="00B54D94" w:rsidRPr="005915DE">
        <w:rPr>
          <w:b/>
          <w:bCs/>
          <w:vertAlign w:val="subscript"/>
        </w:rPr>
        <w:t xml:space="preserve"> </w:t>
      </w:r>
      <w:r w:rsidR="00B54D94">
        <w:t xml:space="preserve">matrix </w:t>
      </w:r>
      <w:del w:id="84" w:author="Mark Scheuerell" w:date="2026-10-16T10:45:00Z" w16du:dateUtc="2026-10-16T17:45:00Z">
        <w:r w:rsidR="00B54D94" w:rsidDel="001749E6">
          <w:delText>specified to allow all populations to share</w:delText>
        </w:r>
      </w:del>
      <w:ins w:id="85" w:author="Mark Scheuerell" w:date="2026-10-16T10:45:00Z" w16du:dateUtc="2026-10-16T17:45:00Z">
        <w:r w:rsidR="001749E6">
          <w:t>with</w:t>
        </w:r>
      </w:ins>
      <w:r w:rsidR="00B54D94">
        <w:t xml:space="preserve"> an identical variance term </w:t>
      </w:r>
      <w:ins w:id="86" w:author="Mark Scheuerell" w:date="2026-10-16T10:45:00Z" w16du:dateUtc="2026-10-16T17:45:00Z">
        <w:r w:rsidR="001749E6">
          <w:t xml:space="preserve">for all </w:t>
        </w:r>
      </w:ins>
      <w:ins w:id="87" w:author="Mark Scheuerell" w:date="2026-10-16T10:46:00Z" w16du:dateUtc="2026-10-16T17:46:00Z">
        <w:r w:rsidR="001749E6">
          <w:t xml:space="preserve">populations </w:t>
        </w:r>
      </w:ins>
      <w:r w:rsidR="00B54D94">
        <w:t xml:space="preserve">and </w:t>
      </w:r>
      <w:del w:id="88" w:author="Mark Scheuerell" w:date="2026-10-16T10:46:00Z" w16du:dateUtc="2026-10-16T17:46:00Z">
        <w:r w:rsidR="00B54D94" w:rsidDel="001749E6">
          <w:delText>all pairs of states to</w:delText>
        </w:r>
      </w:del>
      <w:ins w:id="89" w:author="Mark Scheuerell" w:date="2026-10-16T10:46:00Z" w16du:dateUtc="2026-10-16T17:46:00Z">
        <w:r w:rsidR="001749E6">
          <w:t>a single</w:t>
        </w:r>
      </w:ins>
      <w:r w:rsidR="00B54D94">
        <w:t xml:space="preserve"> share</w:t>
      </w:r>
      <w:ins w:id="90" w:author="Mark Scheuerell" w:date="2026-10-16T10:46:00Z" w16du:dateUtc="2026-10-16T17:46:00Z">
        <w:r w:rsidR="001749E6">
          <w:t>d</w:t>
        </w:r>
      </w:ins>
      <w:r w:rsidR="00B54D94">
        <w:t xml:space="preserve"> </w:t>
      </w:r>
      <w:del w:id="91" w:author="Mark Scheuerell" w:date="2026-10-16T10:46:00Z" w16du:dateUtc="2026-10-16T17:46:00Z">
        <w:r w:rsidR="00B54D94" w:rsidDel="001749E6">
          <w:delText xml:space="preserve">an identical </w:delText>
        </w:r>
      </w:del>
      <w:r w:rsidR="00B54D94">
        <w:t xml:space="preserve">covariance term. </w:t>
      </w:r>
    </w:p>
    <w:p w14:paraId="0A4FD22E" w14:textId="1B22C9EF" w:rsidR="001B3644" w:rsidRDefault="00EC15EF" w:rsidP="002F397B">
      <w:pPr>
        <w:spacing w:after="0" w:line="480" w:lineRule="auto"/>
        <w:ind w:firstLine="720"/>
      </w:pPr>
      <w:r>
        <w:t xml:space="preserve">The estimates </w:t>
      </w:r>
      <w:r w:rsidR="00D64780" w:rsidRPr="00C64BF8">
        <w:rPr>
          <w:rFonts w:ascii="MathJax_Math-italic" w:eastAsia="Times New Roman" w:hAnsi="MathJax_Math-italic" w:cs="Times New Roman"/>
          <w:b/>
          <w:bCs/>
          <w:kern w:val="0"/>
          <w:sz w:val="26"/>
          <w:szCs w:val="26"/>
          <w:bdr w:val="none" w:sz="0" w:space="0" w:color="auto" w:frame="1"/>
          <w14:ligatures w14:val="none"/>
        </w:rPr>
        <w:t>x</w:t>
      </w:r>
      <w:r w:rsidR="00D64780" w:rsidRPr="00C64BF8">
        <w:rPr>
          <w:rFonts w:ascii="MathJax_Math-italic" w:eastAsia="Times New Roman" w:hAnsi="MathJax_Math-italic" w:cs="Times New Roman"/>
          <w:b/>
          <w:bCs/>
          <w:kern w:val="0"/>
          <w:sz w:val="26"/>
          <w:szCs w:val="26"/>
          <w:bdr w:val="none" w:sz="0" w:space="0" w:color="auto" w:frame="1"/>
          <w:vertAlign w:val="subscript"/>
          <w14:ligatures w14:val="none"/>
        </w:rPr>
        <w:t>t</w:t>
      </w:r>
      <w:r w:rsidR="00845D21">
        <w:t xml:space="preserve"> </w:t>
      </w:r>
      <w:r w:rsidR="00D64780">
        <w:t xml:space="preserve">are definitionally </w:t>
      </w:r>
      <w:r w:rsidR="00BB61A0">
        <w:t>adjusted to account for bias</w:t>
      </w:r>
      <w:r w:rsidR="00EC46A6">
        <w:t xml:space="preserve"> resulting from</w:t>
      </w:r>
      <w:r w:rsidR="00D64780">
        <w:t xml:space="preserve"> the</w:t>
      </w:r>
      <w:r w:rsidR="00EC46A6">
        <w:t xml:space="preserve"> survey methods </w:t>
      </w:r>
      <w:r w:rsidR="00D64780">
        <w:t xml:space="preserve">employed in making observations. These estimates then may be </w:t>
      </w:r>
      <w:r w:rsidR="00EC46A6">
        <w:t>used</w:t>
      </w:r>
      <w:r w:rsidR="00BB61A0">
        <w:t xml:space="preserve"> to assess </w:t>
      </w:r>
      <w:r w:rsidR="00D64780">
        <w:t>population-level differences in observations and the underlying natural states being observed</w:t>
      </w:r>
      <w:r w:rsidR="006B3C69">
        <w:t xml:space="preserve">, and whether </w:t>
      </w:r>
      <w:r>
        <w:t>populations</w:t>
      </w:r>
      <w:r w:rsidR="006B3C69">
        <w:t xml:space="preserve"> are being chronically over or undercounted</w:t>
      </w:r>
      <w:r w:rsidR="00EC660C">
        <w:t>, as well as the extent to which variability of observation error may be obscuring trends or shifts in the abundance of the population in question</w:t>
      </w:r>
      <w:r w:rsidR="00BB61A0">
        <w:t xml:space="preserve">. </w:t>
      </w:r>
    </w:p>
    <w:p w14:paraId="4BF37D2E" w14:textId="77777777" w:rsidR="005F17A2" w:rsidRDefault="005F17A2" w:rsidP="005F17A2">
      <w:pPr>
        <w:spacing w:after="0" w:line="480" w:lineRule="auto"/>
        <w:rPr>
          <w:b/>
          <w:bCs/>
        </w:rPr>
      </w:pPr>
    </w:p>
    <w:p w14:paraId="1F323D00" w14:textId="5937C7A9" w:rsidR="005F17A2" w:rsidRDefault="005F17A2" w:rsidP="005F17A2">
      <w:pPr>
        <w:spacing w:after="0" w:line="480" w:lineRule="auto"/>
        <w:rPr>
          <w:b/>
          <w:bCs/>
        </w:rPr>
      </w:pPr>
      <w:r>
        <w:rPr>
          <w:b/>
          <w:bCs/>
        </w:rPr>
        <w:t>Robustness checks</w:t>
      </w:r>
    </w:p>
    <w:p w14:paraId="551042B0" w14:textId="4772275D" w:rsidR="005F17A2" w:rsidRDefault="005F17A2" w:rsidP="005F17A2">
      <w:pPr>
        <w:spacing w:after="0" w:line="480" w:lineRule="auto"/>
      </w:pPr>
      <w:del w:id="92" w:author="Mark Scheuerell" w:date="2026-10-16T10:46:00Z" w16du:dateUtc="2026-10-16T17:46:00Z">
        <w:r w:rsidDel="003C05B1">
          <w:delText>There exists the likelihood that s</w:delText>
        </w:r>
      </w:del>
      <w:ins w:id="93" w:author="Mark Scheuerell" w:date="2026-10-16T10:46:00Z" w16du:dateUtc="2026-10-16T17:46:00Z">
        <w:r w:rsidR="003C05B1">
          <w:t>S</w:t>
        </w:r>
      </w:ins>
      <w:r>
        <w:t xml:space="preserve">ome survey methods </w:t>
      </w:r>
      <w:del w:id="94" w:author="Mark Scheuerell" w:date="2026-10-16T10:46:00Z" w16du:dateUtc="2026-10-16T17:46:00Z">
        <w:r w:rsidDel="003C05B1">
          <w:delText xml:space="preserve">are </w:delText>
        </w:r>
      </w:del>
      <w:ins w:id="95" w:author="Mark Scheuerell" w:date="2026-10-16T10:47:00Z" w16du:dateUtc="2026-10-16T17:47:00Z">
        <w:r w:rsidR="003C05B1">
          <w:t>may</w:t>
        </w:r>
      </w:ins>
      <w:ins w:id="96" w:author="Mark Scheuerell" w:date="2026-10-16T10:46:00Z" w16du:dateUtc="2026-10-16T17:46:00Z">
        <w:r w:rsidR="003C05B1">
          <w:t xml:space="preserve"> be</w:t>
        </w:r>
        <w:r w:rsidR="003C05B1">
          <w:t xml:space="preserve"> </w:t>
        </w:r>
      </w:ins>
      <w:r>
        <w:t xml:space="preserve">endogenously related to the abundances they seek to estimate. For example, dam counts require that a dam be present, a feature which has been shown to have adverse impacts on salmonid populations (Levin and Tolimieri 2001, Pess et al. 2008). In theory, MARSS models should be able to statistically account for this potential endogeneity by </w:t>
      </w:r>
      <w:r>
        <w:lastRenderedPageBreak/>
        <w:t>mathematically partitioning the variance and bias originating due to the survey method (i.e., the accuracy of dam counts) from the variance and bias inherent in the underlying process being observed (i.e., natural fluctuations in a population’s abundance), especially given multiple populations being surveyed via the same method (</w:t>
      </w:r>
      <w:r w:rsidR="00324C3E">
        <w:t>Lind</w:t>
      </w:r>
      <w:r w:rsidR="00324C3E" w:rsidRPr="00324C3E">
        <w:t>é</w:t>
      </w:r>
      <w:r w:rsidR="00324C3E">
        <w:t xml:space="preserve">n and Knape 2009, </w:t>
      </w:r>
      <w:r>
        <w:t>See and Holmes 2015). To ensure that potential endogenous relationships between populations and methods will not impact the results of this work, I conduct robustness checks using simulated data to ensure that the models employed are indeed able to capably distinguish process error from observation error in such cases.</w:t>
      </w:r>
    </w:p>
    <w:p w14:paraId="655AE77D" w14:textId="0C12A609" w:rsidR="005F17A2" w:rsidRDefault="005F17A2" w:rsidP="005F17A2">
      <w:pPr>
        <w:spacing w:after="0" w:line="480" w:lineRule="auto"/>
      </w:pPr>
      <w:r>
        <w:tab/>
      </w:r>
      <w:r w:rsidR="00462E41">
        <w:t>To evaluate</w:t>
      </w:r>
      <w:r>
        <w:t xml:space="preserve"> MARSS models’ ability to statistically parse variability inherent to the observation processes from variability in the underlying populations, even when the two are endogenously related</w:t>
      </w:r>
      <w:r w:rsidR="00462E41">
        <w:t xml:space="preserve">, I constructed </w:t>
      </w:r>
      <w:r>
        <w:t xml:space="preserve">synthetic datasets in which populations’ initial abundance </w:t>
      </w:r>
      <w:r w:rsidR="00825AE3">
        <w:t>were</w:t>
      </w:r>
      <w:r>
        <w:t xml:space="preserve"> drawn from distributions relating to ‘small’, ‘medium’, and ‘large, and a randomized subset of survey methods are only applicable to either ‘small’ or ‘large’ populations. MARSS models are then fit using these datasets and bootstrapped confidence intervals are established around the parameter estimates of interest – variance terms related to survey method. Because the true variance terms are known, it is trivial to determine what percentage of true variance terms fall within these bootstrapped confidence intervals. </w:t>
      </w:r>
      <w:r w:rsidR="00E90F89">
        <w:t xml:space="preserve">The accuracy of these estimates </w:t>
      </w:r>
      <w:del w:id="97" w:author="Mark Scheuerell" w:date="2026-10-16T10:47:00Z" w16du:dateUtc="2026-10-16T17:47:00Z">
        <w:r w:rsidR="00E90F89" w:rsidDel="003C05B1">
          <w:delText xml:space="preserve">are </w:delText>
        </w:r>
      </w:del>
      <w:ins w:id="98" w:author="Mark Scheuerell" w:date="2026-10-16T10:47:00Z" w16du:dateUtc="2026-10-16T17:47:00Z">
        <w:r w:rsidR="003C05B1">
          <w:t>we</w:t>
        </w:r>
        <w:r w:rsidR="003C05B1">
          <w:t xml:space="preserve">re </w:t>
        </w:r>
      </w:ins>
      <w:r w:rsidR="00E90F89">
        <w:t xml:space="preserve">then compared to the accuracy of models fit using synthetic data in which no endogeneity is present (i.e., no method is exclusively linked to ‘large’ or ‘small’ populations). </w:t>
      </w:r>
      <w:r>
        <w:t>This process of creating randomized synthetic dataset</w:t>
      </w:r>
      <w:r w:rsidR="002415C7">
        <w:t>s</w:t>
      </w:r>
      <w:r>
        <w:t xml:space="preserve">, fitting MARSS models, and comparing bootstrapped confidence intervals to the true parameters, </w:t>
      </w:r>
      <w:del w:id="99" w:author="Mark Scheuerell" w:date="2026-10-16T10:48:00Z" w16du:dateUtc="2026-10-16T17:48:00Z">
        <w:r w:rsidDel="003C05B1">
          <w:delText xml:space="preserve">is </w:delText>
        </w:r>
      </w:del>
      <w:ins w:id="100" w:author="Mark Scheuerell" w:date="2026-10-16T10:48:00Z" w16du:dateUtc="2026-10-16T17:48:00Z">
        <w:r w:rsidR="003C05B1">
          <w:t>wa</w:t>
        </w:r>
        <w:r w:rsidR="003C05B1">
          <w:t xml:space="preserve">s </w:t>
        </w:r>
      </w:ins>
      <w:r>
        <w:t xml:space="preserve">repeated 100 times to </w:t>
      </w:r>
      <w:r w:rsidR="008E4F1F">
        <w:t>provide complete assurance of</w:t>
      </w:r>
      <w:r>
        <w:t xml:space="preserve"> </w:t>
      </w:r>
      <w:r>
        <w:lastRenderedPageBreak/>
        <w:t>these models’ abilit</w:t>
      </w:r>
      <w:r w:rsidR="008E4F1F">
        <w:t>ies</w:t>
      </w:r>
      <w:r w:rsidR="002415C7">
        <w:t xml:space="preserve"> to distinguish process error from observation error, even given endogenous relationships between populations and survey methods</w:t>
      </w:r>
      <w:r>
        <w:t>.</w:t>
      </w:r>
    </w:p>
    <w:p w14:paraId="13BE0688" w14:textId="45AEFF72" w:rsidR="005F17A2" w:rsidRDefault="00E90F89" w:rsidP="005F17A2">
      <w:pPr>
        <w:spacing w:after="0" w:line="480" w:lineRule="auto"/>
      </w:pPr>
      <w:r>
        <w:tab/>
      </w:r>
      <w:commentRangeStart w:id="101"/>
      <w:r>
        <w:t>INITIAL RESULTS DON’T INDICATE ANY HUGE DISPARITY BETWEEN ACCURACY OF PARAMETER ESTIAMTES TRAINED ON THESE DIFFERING DATASETS</w:t>
      </w:r>
      <w:commentRangeEnd w:id="101"/>
      <w:r>
        <w:rPr>
          <w:rStyle w:val="CommentReference"/>
          <w:sz w:val="24"/>
          <w:szCs w:val="24"/>
        </w:rPr>
        <w:commentReference w:id="101"/>
      </w:r>
    </w:p>
    <w:p w14:paraId="2AD3E038" w14:textId="0642018B" w:rsidR="00845D21" w:rsidRPr="00B06C31" w:rsidRDefault="005915DE" w:rsidP="00B06C31">
      <w:pPr>
        <w:spacing w:after="0" w:line="480" w:lineRule="auto"/>
        <w:rPr>
          <w:u w:val="single"/>
        </w:rPr>
      </w:pPr>
      <w:r>
        <w:br w:type="page"/>
      </w:r>
      <w:r w:rsidR="00845D21" w:rsidRPr="00B06C31">
        <w:rPr>
          <w:b/>
          <w:bCs/>
          <w:u w:val="single"/>
        </w:rPr>
        <w:lastRenderedPageBreak/>
        <w:t>Results</w:t>
      </w:r>
    </w:p>
    <w:p w14:paraId="347C8297" w14:textId="44F1D2E5" w:rsidR="006B3B72" w:rsidRDefault="006B3B72" w:rsidP="00A366E4">
      <w:pPr>
        <w:spacing w:after="0" w:line="480" w:lineRule="auto"/>
        <w:ind w:firstLine="720"/>
      </w:pPr>
      <w:commentRangeStart w:id="102"/>
      <w:r>
        <w:t xml:space="preserve">Most of the survey methods analyzed in this study </w:t>
      </w:r>
      <w:commentRangeStart w:id="103"/>
      <w:r>
        <w:t xml:space="preserve">were found to be precise </w:t>
      </w:r>
      <w:commentRangeEnd w:id="103"/>
      <w:r w:rsidR="003C05B1">
        <w:rPr>
          <w:rStyle w:val="CommentReference"/>
          <w:sz w:val="24"/>
          <w:szCs w:val="24"/>
        </w:rPr>
        <w:commentReference w:id="103"/>
      </w:r>
      <w:r>
        <w:t>and not strongly biased. This is not surprising, as these approaches have been designed, refined, implemented, and revised by capable ecologists, biologists, and statisticians whose professional interests lie in making these methods as accurate as possible. Due to their accuracy, these “well behaved” methods do not necessitate prolonged discussion, and so most of this section will be devoted to discussing those survey methods which break from this general pattern. As such, it is worth acknowledging first and foremost that the majority of survey methods examined are generally sound.</w:t>
      </w:r>
      <w:commentRangeEnd w:id="102"/>
      <w:r w:rsidR="00060D3A">
        <w:rPr>
          <w:rStyle w:val="CommentReference"/>
          <w:sz w:val="24"/>
          <w:szCs w:val="24"/>
        </w:rPr>
        <w:commentReference w:id="102"/>
      </w:r>
    </w:p>
    <w:p w14:paraId="22786DE1" w14:textId="75FD6FCF" w:rsidR="001D256F" w:rsidRDefault="009475D6" w:rsidP="009475D6">
      <w:pPr>
        <w:spacing w:after="0" w:line="480" w:lineRule="auto"/>
        <w:ind w:firstLine="720"/>
        <w:rPr>
          <w:i/>
          <w:iCs/>
          <w:sz w:val="20"/>
          <w:szCs w:val="20"/>
        </w:rPr>
      </w:pPr>
      <w:commentRangeStart w:id="104"/>
      <w:commentRangeStart w:id="105"/>
      <w:r>
        <w:t>Here it is also important to recall that MARSS models require that observed time series data (</w:t>
      </w:r>
      <w:r w:rsidRPr="00C64BF8">
        <w:rPr>
          <w:rFonts w:ascii="MathJax_Math-italic" w:eastAsia="Times New Roman" w:hAnsi="MathJax_Math-italic" w:cs="Times New Roman"/>
          <w:b/>
          <w:bCs/>
          <w:kern w:val="0"/>
          <w:sz w:val="26"/>
          <w:szCs w:val="26"/>
          <w:bdr w:val="none" w:sz="0" w:space="0" w:color="auto" w:frame="1"/>
          <w14:ligatures w14:val="none"/>
        </w:rPr>
        <w:t>y</w:t>
      </w:r>
      <w:r w:rsidRPr="00C64BF8">
        <w:rPr>
          <w:rFonts w:ascii="MathJax_Math-italic" w:eastAsia="Times New Roman" w:hAnsi="MathJax_Math-italic" w:cs="Times New Roman"/>
          <w:b/>
          <w:bCs/>
          <w:kern w:val="0"/>
          <w:sz w:val="26"/>
          <w:szCs w:val="26"/>
          <w:bdr w:val="none" w:sz="0" w:space="0" w:color="auto" w:frame="1"/>
          <w:vertAlign w:val="subscript"/>
          <w14:ligatures w14:val="none"/>
        </w:rPr>
        <w:t>t</w:t>
      </w:r>
      <w:r>
        <w:t>) be log-transformed</w:t>
      </w:r>
      <w:commentRangeEnd w:id="105"/>
      <w:r w:rsidR="00060D3A">
        <w:rPr>
          <w:rStyle w:val="CommentReference"/>
          <w:sz w:val="24"/>
          <w:szCs w:val="24"/>
        </w:rPr>
        <w:commentReference w:id="105"/>
      </w:r>
      <w:r>
        <w:t>, and as a result, the bias and precision terms estimated are likewise estimated on a logarithmic scale.</w:t>
      </w:r>
      <w:r w:rsidR="00846141">
        <w:t xml:space="preserve"> </w:t>
      </w:r>
      <w:commentRangeEnd w:id="104"/>
      <w:r w:rsidR="00060D3A">
        <w:rPr>
          <w:rStyle w:val="CommentReference"/>
          <w:sz w:val="24"/>
          <w:szCs w:val="24"/>
        </w:rPr>
        <w:commentReference w:id="104"/>
      </w:r>
      <w:r w:rsidR="00834EDB">
        <w:t xml:space="preserve">In log space, </w:t>
      </w:r>
      <w:r w:rsidR="00DA105F">
        <w:t>most</w:t>
      </w:r>
      <w:r w:rsidR="00C46492">
        <w:t xml:space="preserve"> survey methods analyzed </w:t>
      </w:r>
      <w:r w:rsidR="00834EDB">
        <w:t>(1</w:t>
      </w:r>
      <w:r w:rsidR="00710366">
        <w:t>8</w:t>
      </w:r>
      <w:r w:rsidR="00834EDB">
        <w:t xml:space="preserve"> out of 27) </w:t>
      </w:r>
      <w:commentRangeStart w:id="106"/>
      <w:r w:rsidR="00C46492">
        <w:t xml:space="preserve">are </w:t>
      </w:r>
      <w:commentRangeEnd w:id="106"/>
      <w:r w:rsidR="009F0903">
        <w:rPr>
          <w:rStyle w:val="CommentReference"/>
          <w:sz w:val="24"/>
          <w:szCs w:val="24"/>
        </w:rPr>
        <w:commentReference w:id="106"/>
      </w:r>
      <w:r w:rsidR="00C46492">
        <w:t>not</w:t>
      </w:r>
      <w:r w:rsidR="00834EDB">
        <w:t xml:space="preserve"> found to be</w:t>
      </w:r>
      <w:r w:rsidR="00C46492">
        <w:t xml:space="preserve"> directionally biased </w:t>
      </w:r>
      <w:r w:rsidR="00834EDB">
        <w:t>by more than 0.5, and 2</w:t>
      </w:r>
      <w:r w:rsidR="00710366">
        <w:t>2</w:t>
      </w:r>
      <w:r w:rsidR="00834EDB">
        <w:t xml:space="preserve"> of 27 methods are found to be directionally biased by</w:t>
      </w:r>
      <w:r w:rsidR="00710366">
        <w:t xml:space="preserve"> less</w:t>
      </w:r>
      <w:r w:rsidR="00834EDB">
        <w:t xml:space="preserve"> than 1.</w:t>
      </w:r>
      <w:r w:rsidR="00DA105F">
        <w:t xml:space="preserve"> Similarly the variances associated with survey methods are found to be less than 0.5 in 22 of 28 methods analyzed (Table 1). </w:t>
      </w:r>
      <w:r w:rsidR="006E2BF5">
        <w:t>While</w:t>
      </w:r>
      <w:r w:rsidR="00834EDB">
        <w:t xml:space="preserve"> these numbers </w:t>
      </w:r>
      <w:r w:rsidR="00DA105F">
        <w:t xml:space="preserve">are </w:t>
      </w:r>
      <w:r w:rsidR="00834EDB">
        <w:t>small</w:t>
      </w:r>
      <w:r w:rsidR="00DA105F">
        <w:t>,</w:t>
      </w:r>
      <w:r w:rsidR="00834EDB">
        <w:t xml:space="preserve"> </w:t>
      </w:r>
      <w:r w:rsidR="00DA105F">
        <w:t>it must be remembered that they represent terms being linearly added or subtracted from log-transformed counts, meaning an offset of 0.5 scales in linear space depending on where in log space this offset is taking place</w:t>
      </w:r>
      <w:r w:rsidR="00CA7033">
        <w:t>. F</w:t>
      </w:r>
      <w:r w:rsidR="00CA700F">
        <w:t xml:space="preserve">or example, if </w:t>
      </w:r>
      <w:r w:rsidR="003B1B2B">
        <w:t>a</w:t>
      </w:r>
      <w:r w:rsidR="00CA700F">
        <w:t xml:space="preserve"> Chinook population surveyed is </w:t>
      </w:r>
      <w:r w:rsidR="003B1B2B">
        <w:t>1,000 fish (6.908 in log space), a log space offset of 0.5 would correspond to an additional 648</w:t>
      </w:r>
      <w:r w:rsidR="004A0462" w:rsidRPr="004A0462">
        <w:t xml:space="preserve"> </w:t>
      </w:r>
      <w:r w:rsidR="004A0462">
        <w:t>salmon, while the same offset applied to a population of 100 salmon would correspond to an</w:t>
      </w:r>
      <w:r w:rsidR="004A0462" w:rsidRPr="004A0462">
        <w:t xml:space="preserve"> </w:t>
      </w:r>
      <w:r w:rsidR="004A0462">
        <w:t>additional 64 fish. Perhaps a more comprehensive way to hold this idea in mind is to consider</w:t>
      </w:r>
      <w:r w:rsidR="001D256F">
        <w:rPr>
          <w:i/>
          <w:iCs/>
          <w:sz w:val="20"/>
          <w:szCs w:val="20"/>
        </w:rPr>
        <w:br w:type="page"/>
      </w:r>
    </w:p>
    <w:p w14:paraId="7E274C09" w14:textId="617A05F0" w:rsidR="009845CB" w:rsidRPr="007D1803" w:rsidRDefault="009845CB" w:rsidP="009845CB">
      <w:pPr>
        <w:spacing w:after="0" w:line="240" w:lineRule="auto"/>
        <w:rPr>
          <w:i/>
          <w:iCs/>
          <w:sz w:val="20"/>
          <w:szCs w:val="20"/>
        </w:rPr>
      </w:pPr>
      <w:r>
        <w:rPr>
          <w:i/>
          <w:iCs/>
          <w:sz w:val="20"/>
          <w:szCs w:val="20"/>
        </w:rPr>
        <w:lastRenderedPageBreak/>
        <w:t>Table 1</w:t>
      </w:r>
      <w:r w:rsidRPr="005915DE">
        <w:rPr>
          <w:i/>
          <w:iCs/>
          <w:sz w:val="20"/>
          <w:szCs w:val="20"/>
        </w:rPr>
        <w:t xml:space="preserve">: </w:t>
      </w:r>
      <w:r w:rsidR="004D7BF2">
        <w:rPr>
          <w:i/>
          <w:iCs/>
          <w:sz w:val="20"/>
          <w:szCs w:val="20"/>
        </w:rPr>
        <w:t>Precision, v</w:t>
      </w:r>
      <w:r>
        <w:rPr>
          <w:i/>
          <w:iCs/>
          <w:sz w:val="20"/>
          <w:szCs w:val="20"/>
        </w:rPr>
        <w:t>ariance</w:t>
      </w:r>
      <w:r w:rsidR="004D7BF2">
        <w:rPr>
          <w:i/>
          <w:iCs/>
          <w:sz w:val="20"/>
          <w:szCs w:val="20"/>
        </w:rPr>
        <w:t>,</w:t>
      </w:r>
      <w:r>
        <w:rPr>
          <w:i/>
          <w:iCs/>
          <w:sz w:val="20"/>
          <w:szCs w:val="20"/>
        </w:rPr>
        <w:t xml:space="preserve"> and bias associated with various observation processes (survey methods), estimated separately by species.</w:t>
      </w:r>
      <w:r w:rsidR="004D7BF2">
        <w:rPr>
          <w:i/>
          <w:iCs/>
          <w:sz w:val="20"/>
          <w:szCs w:val="20"/>
        </w:rPr>
        <w:t xml:space="preserve"> Precision is defined as the inverse of variance (</w:t>
      </w:r>
      <w:r w:rsidR="004D7BF2" w:rsidRPr="004D7BF2">
        <w:rPr>
          <w:rFonts w:cstheme="minorHAnsi"/>
          <w:i/>
          <w:iCs/>
          <w:sz w:val="20"/>
          <w:szCs w:val="20"/>
        </w:rPr>
        <w:t>σ</w:t>
      </w:r>
      <w:r w:rsidR="004D7BF2" w:rsidRPr="004D7BF2">
        <w:rPr>
          <w:rFonts w:cstheme="minorHAnsi"/>
          <w:i/>
          <w:iCs/>
          <w:sz w:val="20"/>
          <w:szCs w:val="20"/>
          <w:vertAlign w:val="superscript"/>
        </w:rPr>
        <w:t>-2</w:t>
      </w:r>
      <w:r w:rsidR="004D7BF2">
        <w:rPr>
          <w:i/>
          <w:iCs/>
          <w:sz w:val="20"/>
          <w:szCs w:val="20"/>
        </w:rPr>
        <w:t>).</w:t>
      </w:r>
    </w:p>
    <w:p w14:paraId="4F724DCA" w14:textId="4BCEEC46" w:rsidR="007D1803" w:rsidRDefault="004D7BF2" w:rsidP="009845CB">
      <w:pPr>
        <w:spacing w:line="240" w:lineRule="auto"/>
        <w:ind w:left="720" w:hanging="720"/>
      </w:pPr>
      <w:r w:rsidRPr="004D7BF2">
        <w:rPr>
          <w:noProof/>
        </w:rPr>
        <w:drawing>
          <wp:inline distT="0" distB="0" distL="0" distR="0" wp14:anchorId="66460579" wp14:editId="274CCE26">
            <wp:extent cx="5569236" cy="2883048"/>
            <wp:effectExtent l="0" t="0" r="0" b="0"/>
            <wp:docPr id="698533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533258" name=""/>
                    <pic:cNvPicPr/>
                  </pic:nvPicPr>
                  <pic:blipFill>
                    <a:blip r:embed="rId14"/>
                    <a:stretch>
                      <a:fillRect/>
                    </a:stretch>
                  </pic:blipFill>
                  <pic:spPr>
                    <a:xfrm>
                      <a:off x="0" y="0"/>
                      <a:ext cx="5569236" cy="2883048"/>
                    </a:xfrm>
                    <a:prstGeom prst="rect">
                      <a:avLst/>
                    </a:prstGeom>
                  </pic:spPr>
                </pic:pic>
              </a:graphicData>
            </a:graphic>
          </wp:inline>
        </w:drawing>
      </w:r>
    </w:p>
    <w:p w14:paraId="6F1F1F43" w14:textId="09F781A2" w:rsidR="007D1803" w:rsidRDefault="008E70AB" w:rsidP="009845CB">
      <w:pPr>
        <w:spacing w:line="240" w:lineRule="auto"/>
        <w:ind w:left="720" w:hanging="720"/>
      </w:pPr>
      <w:r w:rsidRPr="008E70AB">
        <w:rPr>
          <w:noProof/>
        </w:rPr>
        <w:drawing>
          <wp:inline distT="0" distB="0" distL="0" distR="0" wp14:anchorId="3D222063" wp14:editId="79DCA184">
            <wp:extent cx="5531134" cy="2406774"/>
            <wp:effectExtent l="0" t="0" r="0" b="0"/>
            <wp:docPr id="503077864" name="Picture 1" descr="The image is a table or graph showing various metrics related to spawner counts, including monitoring areas, dam counts, and other population factors, with some negative values suggesting potential decreases or deficits in certain area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077864" name="Picture 1" descr="The image is a table or graph showing various metrics related to spawner counts, including monitoring areas, dam counts, and other population factors, with some negative values suggesting potential decreases or deficits in certain areas.&#10;&#10;AI-generated content may be incorrect."/>
                    <pic:cNvPicPr/>
                  </pic:nvPicPr>
                  <pic:blipFill>
                    <a:blip r:embed="rId15"/>
                    <a:stretch>
                      <a:fillRect/>
                    </a:stretch>
                  </pic:blipFill>
                  <pic:spPr>
                    <a:xfrm>
                      <a:off x="0" y="0"/>
                      <a:ext cx="5531134" cy="2406774"/>
                    </a:xfrm>
                    <a:prstGeom prst="rect">
                      <a:avLst/>
                    </a:prstGeom>
                  </pic:spPr>
                </pic:pic>
              </a:graphicData>
            </a:graphic>
          </wp:inline>
        </w:drawing>
      </w:r>
    </w:p>
    <w:p w14:paraId="49763B6B" w14:textId="78208239" w:rsidR="0088261E" w:rsidRDefault="008E70AB" w:rsidP="0088261E">
      <w:pPr>
        <w:spacing w:after="0" w:line="240" w:lineRule="auto"/>
        <w:rPr>
          <w:i/>
          <w:iCs/>
          <w:sz w:val="20"/>
          <w:szCs w:val="20"/>
        </w:rPr>
      </w:pPr>
      <w:r w:rsidRPr="008E70AB">
        <w:rPr>
          <w:noProof/>
        </w:rPr>
        <w:drawing>
          <wp:inline distT="0" distB="0" distL="0" distR="0" wp14:anchorId="5E3CFD86" wp14:editId="45B41FD9">
            <wp:extent cx="5505733" cy="1892397"/>
            <wp:effectExtent l="0" t="0" r="0" b="0"/>
            <wp:docPr id="541381950" name="Picture 1" descr="The provided text appears to be a series of data points, possibly from a statistical or scientific study, but it lacks a visual context to describe. Without an image, I cannot describe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381950" name="Picture 1" descr="The provided text appears to be a series of data points, possibly from a statistical or scientific study, but it lacks a visual context to describe. Without an image, I cannot describe it.&#10;&#10;AI-generated content may be incorrect."/>
                    <pic:cNvPicPr/>
                  </pic:nvPicPr>
                  <pic:blipFill>
                    <a:blip r:embed="rId16"/>
                    <a:stretch>
                      <a:fillRect/>
                    </a:stretch>
                  </pic:blipFill>
                  <pic:spPr>
                    <a:xfrm>
                      <a:off x="0" y="0"/>
                      <a:ext cx="5505733" cy="1892397"/>
                    </a:xfrm>
                    <a:prstGeom prst="rect">
                      <a:avLst/>
                    </a:prstGeom>
                  </pic:spPr>
                </pic:pic>
              </a:graphicData>
            </a:graphic>
          </wp:inline>
        </w:drawing>
      </w:r>
      <w:r w:rsidR="0088261E" w:rsidRPr="0088261E">
        <w:rPr>
          <w:i/>
          <w:iCs/>
          <w:sz w:val="20"/>
          <w:szCs w:val="20"/>
        </w:rPr>
        <w:t xml:space="preserve"> </w:t>
      </w:r>
    </w:p>
    <w:p w14:paraId="77080C69" w14:textId="77777777" w:rsidR="0088261E" w:rsidRDefault="0088261E" w:rsidP="0088261E">
      <w:pPr>
        <w:spacing w:after="0" w:line="240" w:lineRule="auto"/>
        <w:rPr>
          <w:i/>
          <w:iCs/>
          <w:sz w:val="20"/>
          <w:szCs w:val="20"/>
        </w:rPr>
      </w:pPr>
    </w:p>
    <w:p w14:paraId="396BD94E" w14:textId="65EB9A84" w:rsidR="00CA7033" w:rsidRDefault="006E2BF5" w:rsidP="00A366E4">
      <w:pPr>
        <w:spacing w:after="0" w:line="480" w:lineRule="auto"/>
        <w:rPr>
          <w:b/>
          <w:bCs/>
        </w:rPr>
      </w:pPr>
      <w:r>
        <w:lastRenderedPageBreak/>
        <w:t>that an increase of 0.5 in log space represents a linear increase of approximately 64.87%</w:t>
      </w:r>
      <w:r w:rsidR="004A0462">
        <w:t>, and that this relationship does not scale linearly (an increase of 1 in log space corresponds to a linear increase of 171.8%).</w:t>
      </w:r>
    </w:p>
    <w:p w14:paraId="0AE1B298" w14:textId="77777777" w:rsidR="00CA7033" w:rsidRDefault="00CA7033" w:rsidP="00A366E4">
      <w:pPr>
        <w:spacing w:after="0" w:line="480" w:lineRule="auto"/>
        <w:rPr>
          <w:b/>
          <w:bCs/>
        </w:rPr>
      </w:pPr>
    </w:p>
    <w:p w14:paraId="452C6C5C" w14:textId="72F3B7DE" w:rsidR="00A366E4" w:rsidRPr="00056555" w:rsidRDefault="00A366E4" w:rsidP="00A366E4">
      <w:pPr>
        <w:spacing w:after="0" w:line="480" w:lineRule="auto"/>
        <w:rPr>
          <w:b/>
          <w:bCs/>
        </w:rPr>
      </w:pPr>
      <w:r>
        <w:rPr>
          <w:b/>
          <w:bCs/>
        </w:rPr>
        <w:t>Chinook</w:t>
      </w:r>
    </w:p>
    <w:p w14:paraId="4716BD6D" w14:textId="63B64E32" w:rsidR="00CA7033" w:rsidRDefault="00B1549D" w:rsidP="00A366E4">
      <w:pPr>
        <w:spacing w:after="0" w:line="480" w:lineRule="auto"/>
      </w:pPr>
      <w:r>
        <w:t>Two thirds</w:t>
      </w:r>
      <w:r w:rsidR="00901400">
        <w:t xml:space="preserve"> of the</w:t>
      </w:r>
      <w:commentRangeStart w:id="107"/>
      <w:commentRangeStart w:id="108"/>
      <w:r w:rsidR="00A366E4">
        <w:t xml:space="preserve"> Chinook survey methods </w:t>
      </w:r>
      <w:r w:rsidR="00901400">
        <w:t>analyzed in this study a</w:t>
      </w:r>
      <w:r w:rsidR="00A366E4">
        <w:t xml:space="preserve">re biased </w:t>
      </w:r>
      <w:r w:rsidR="00901400">
        <w:t xml:space="preserve">by less than </w:t>
      </w:r>
      <w:r w:rsidR="00901400">
        <w:rPr>
          <w:rFonts w:cstheme="minorHAnsi"/>
        </w:rPr>
        <w:t>±</w:t>
      </w:r>
      <w:r w:rsidR="00901400">
        <w:t xml:space="preserve">0.5 </w:t>
      </w:r>
      <w:r w:rsidR="00A366E4">
        <w:t>compared to the ‘Dam Counts’ method</w:t>
      </w:r>
      <w:r w:rsidR="00037884">
        <w:t xml:space="preserve"> (</w:t>
      </w:r>
      <w:r w:rsidR="00901400">
        <w:t>Figure</w:t>
      </w:r>
      <w:r w:rsidR="00037884">
        <w:t xml:space="preserve"> 4), and </w:t>
      </w:r>
      <w:r w:rsidR="00901400">
        <w:t>with the majority of observations occurring in populations between 100 and 1,000 fish these relatively small biases do not represent</w:t>
      </w:r>
      <w:r w:rsidR="008A5E28">
        <w:t xml:space="preserve"> huge numbers of fish over or undercounted </w:t>
      </w:r>
      <w:r w:rsidR="00901400">
        <w:t>(Figure 21)</w:t>
      </w:r>
      <w:r w:rsidR="00A366E4">
        <w:t>. ‘Area Under Curve: Population (Total live spawners)’ and ‘Peak spawner count expansion’ exhibit</w:t>
      </w:r>
      <w:r>
        <w:t xml:space="preserve"> strong</w:t>
      </w:r>
      <w:r w:rsidR="00A366E4">
        <w:t xml:space="preserve"> tendenc</w:t>
      </w:r>
      <w:r>
        <w:t>ies</w:t>
      </w:r>
      <w:r w:rsidR="00A366E4">
        <w:t xml:space="preserve"> </w:t>
      </w:r>
      <w:commentRangeEnd w:id="107"/>
      <w:r w:rsidR="008A5E28">
        <w:rPr>
          <w:rStyle w:val="CommentReference"/>
          <w:sz w:val="24"/>
          <w:szCs w:val="24"/>
        </w:rPr>
        <w:commentReference w:id="107"/>
      </w:r>
      <w:commentRangeEnd w:id="108"/>
      <w:r w:rsidR="00A82F48">
        <w:rPr>
          <w:rStyle w:val="CommentReference"/>
          <w:sz w:val="24"/>
          <w:szCs w:val="24"/>
        </w:rPr>
        <w:commentReference w:id="108"/>
      </w:r>
    </w:p>
    <w:p w14:paraId="17318A58" w14:textId="77777777" w:rsidR="00CA7033" w:rsidRPr="00B60485" w:rsidRDefault="00CA7033" w:rsidP="00CA7033">
      <w:pPr>
        <w:spacing w:after="0" w:line="240" w:lineRule="auto"/>
        <w:rPr>
          <w:i/>
          <w:iCs/>
          <w:sz w:val="20"/>
          <w:szCs w:val="20"/>
        </w:rPr>
      </w:pPr>
      <w:r>
        <w:rPr>
          <w:i/>
          <w:iCs/>
          <w:sz w:val="20"/>
          <w:szCs w:val="20"/>
        </w:rPr>
        <w:t>Table 2</w:t>
      </w:r>
      <w:r w:rsidRPr="005915DE">
        <w:rPr>
          <w:i/>
          <w:iCs/>
          <w:sz w:val="20"/>
          <w:szCs w:val="20"/>
        </w:rPr>
        <w:t xml:space="preserve">: </w:t>
      </w:r>
      <w:r>
        <w:rPr>
          <w:i/>
          <w:iCs/>
          <w:sz w:val="20"/>
          <w:szCs w:val="20"/>
        </w:rPr>
        <w:t>Frequency of Oregon Chinook annual survey methods by Evolutionarily Significant Unit (ESU), 1980-2024.</w:t>
      </w:r>
    </w:p>
    <w:p w14:paraId="18F7B0A9" w14:textId="62951328" w:rsidR="00CA7033" w:rsidRDefault="00CA7033" w:rsidP="00CA7033">
      <w:pPr>
        <w:spacing w:after="0" w:line="480" w:lineRule="auto"/>
      </w:pPr>
      <w:r>
        <w:rPr>
          <w:noProof/>
        </w:rPr>
        <w:drawing>
          <wp:inline distT="0" distB="0" distL="0" distR="0" wp14:anchorId="0C0CC06C" wp14:editId="541C82CA">
            <wp:extent cx="5943600" cy="4231640"/>
            <wp:effectExtent l="0" t="0" r="0" b="0"/>
            <wp:docPr id="1100247063" name="Picture 1" descr="The provided text appears to be a summary of survey results comparing different metrics for estimating Chinook salmon populations across various regions, including the Snake and Columbia Riv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247063" name="Picture 1" descr="The provided text appears to be a summary of survey results comparing different metrics for estimating Chinook salmon populations across various regions, including the Snake and Columbia Rivers.&#10;&#10;AI-generated content may be incorrect."/>
                    <pic:cNvPicPr/>
                  </pic:nvPicPr>
                  <pic:blipFill>
                    <a:blip r:embed="rId17"/>
                    <a:stretch>
                      <a:fillRect/>
                    </a:stretch>
                  </pic:blipFill>
                  <pic:spPr>
                    <a:xfrm>
                      <a:off x="0" y="0"/>
                      <a:ext cx="5943600" cy="4231640"/>
                    </a:xfrm>
                    <a:prstGeom prst="rect">
                      <a:avLst/>
                    </a:prstGeom>
                  </pic:spPr>
                </pic:pic>
              </a:graphicData>
            </a:graphic>
          </wp:inline>
        </w:drawing>
      </w:r>
    </w:p>
    <w:p w14:paraId="1498C6E2" w14:textId="33AAC488" w:rsidR="008165F1" w:rsidRDefault="00B1549D" w:rsidP="00B60485">
      <w:pPr>
        <w:spacing w:after="0" w:line="480" w:lineRule="auto"/>
      </w:pPr>
      <w:r>
        <w:lastRenderedPageBreak/>
        <w:t xml:space="preserve">to undercount the </w:t>
      </w:r>
      <w:commentRangeStart w:id="109"/>
      <w:commentRangeStart w:id="110"/>
      <w:r>
        <w:t>true</w:t>
      </w:r>
      <w:commentRangeEnd w:id="109"/>
      <w:r>
        <w:rPr>
          <w:rStyle w:val="CommentReference"/>
          <w:sz w:val="24"/>
          <w:szCs w:val="24"/>
        </w:rPr>
        <w:commentReference w:id="109"/>
      </w:r>
      <w:commentRangeEnd w:id="110"/>
      <w:r w:rsidR="00534858">
        <w:rPr>
          <w:rStyle w:val="CommentReference"/>
          <w:sz w:val="24"/>
          <w:szCs w:val="24"/>
        </w:rPr>
        <w:commentReference w:id="110"/>
      </w:r>
      <w:r>
        <w:t xml:space="preserve"> number of spawners, while the strongest positive bias is associated </w:t>
      </w:r>
      <w:r w:rsidR="008A5E28">
        <w:t xml:space="preserve">with the ‘Total redd counts * Fish per redd estimate’ method (Figure 4). The ‘Peak spawner count expansion’ method indeed exhibits the highest magnitude bias term associated with any survey method in this study (Table 1), a notable </w:t>
      </w:r>
      <w:r w:rsidR="00447754">
        <w:t>finding given that this method is almost exclusively applied to surveying populations of fewer than 100 individuals (</w:t>
      </w:r>
      <w:commentRangeStart w:id="111"/>
      <w:commentRangeStart w:id="112"/>
      <w:r w:rsidR="00447754">
        <w:t>Figure 21</w:t>
      </w:r>
      <w:commentRangeEnd w:id="111"/>
      <w:r w:rsidR="00AB0D55">
        <w:rPr>
          <w:rStyle w:val="CommentReference"/>
          <w:sz w:val="24"/>
          <w:szCs w:val="24"/>
        </w:rPr>
        <w:commentReference w:id="111"/>
      </w:r>
      <w:commentRangeEnd w:id="112"/>
      <w:r w:rsidR="00534858">
        <w:rPr>
          <w:rStyle w:val="CommentReference"/>
          <w:sz w:val="24"/>
          <w:szCs w:val="24"/>
        </w:rPr>
        <w:commentReference w:id="112"/>
      </w:r>
      <w:r w:rsidR="00447754">
        <w:t>). The on-the-</w:t>
      </w:r>
      <w:r w:rsidR="00A366E4">
        <w:t>ground impact of these directional biases</w:t>
      </w:r>
      <w:r w:rsidR="00CD44E1">
        <w:t xml:space="preserve"> result in the majority of Chinook populations being slightly overcounted, due to the frequent employment of methods with some small downward bias, most often the methods ‘Redd count expansion * Fish per redd estimate’, ‘Mark-Recapture estimate at weir + Redd Count expansion * Fish per redd estimate’, and ‘Peak redd counts * Fish per redd estimate’ (Figure 5, Table 2).</w:t>
      </w:r>
      <w:r w:rsidR="00A366E4">
        <w:t xml:space="preserve"> </w:t>
      </w:r>
      <w:r w:rsidR="00CD44E1">
        <w:t>However, this tendency towards overcounting is seen</w:t>
      </w:r>
      <w:r w:rsidR="00A366E4">
        <w:t xml:space="preserve"> most starkly in the </w:t>
      </w:r>
      <w:commentRangeStart w:id="113"/>
      <w:commentRangeStart w:id="114"/>
      <w:r w:rsidR="00A366E4">
        <w:t xml:space="preserve">Lower Columbia River ESU due to the frequent employment of the ‘Area Under Curve: Population (Total live </w:t>
      </w:r>
      <w:r w:rsidR="008165F1">
        <w:t>spawners)’ and ‘Peak spawner count expansion’ methods</w:t>
      </w:r>
      <w:r w:rsidR="00037884">
        <w:t>,</w:t>
      </w:r>
      <w:r w:rsidR="008165F1">
        <w:t xml:space="preserve"> </w:t>
      </w:r>
      <w:r w:rsidR="00037884">
        <w:t>which are</w:t>
      </w:r>
      <w:r w:rsidR="008165F1">
        <w:t xml:space="preserve"> not employed at all in other Chinook ESUs</w:t>
      </w:r>
      <w:r w:rsidR="0068684A">
        <w:t xml:space="preserve"> and are also both frequently employed in the monitoring of smaller populations</w:t>
      </w:r>
      <w:r w:rsidR="008165F1">
        <w:t xml:space="preserve"> (</w:t>
      </w:r>
      <w:r w:rsidR="00152677">
        <w:t xml:space="preserve">Figure 5, </w:t>
      </w:r>
      <w:r w:rsidR="008165F1">
        <w:t>Table 2</w:t>
      </w:r>
      <w:commentRangeEnd w:id="113"/>
      <w:r w:rsidR="00F83ACD">
        <w:rPr>
          <w:rStyle w:val="CommentReference"/>
          <w:sz w:val="24"/>
          <w:szCs w:val="24"/>
        </w:rPr>
        <w:commentReference w:id="113"/>
      </w:r>
      <w:commentRangeEnd w:id="114"/>
      <w:r w:rsidR="00534858">
        <w:rPr>
          <w:rStyle w:val="CommentReference"/>
          <w:sz w:val="24"/>
          <w:szCs w:val="24"/>
        </w:rPr>
        <w:commentReference w:id="114"/>
      </w:r>
      <w:r w:rsidR="0068684A">
        <w:t>, Figure 21</w:t>
      </w:r>
      <w:r w:rsidR="008165F1">
        <w:t>).</w:t>
      </w:r>
    </w:p>
    <w:p w14:paraId="2DC7BB92" w14:textId="77777777" w:rsidR="00412C61" w:rsidRDefault="00F821A5" w:rsidP="00B60485">
      <w:pPr>
        <w:spacing w:after="0" w:line="480" w:lineRule="auto"/>
      </w:pPr>
      <w:r>
        <w:tab/>
        <w:t xml:space="preserve">In terms of </w:t>
      </w:r>
      <w:r w:rsidR="00831E3F">
        <w:t xml:space="preserve">statistical </w:t>
      </w:r>
      <w:r w:rsidR="00162B03">
        <w:t xml:space="preserve">precision (defined as </w:t>
      </w:r>
      <w:r w:rsidR="00162B03">
        <w:rPr>
          <w:rFonts w:cstheme="minorHAnsi"/>
        </w:rPr>
        <w:t>σ</w:t>
      </w:r>
      <w:r w:rsidR="00162B03" w:rsidRPr="00162B03">
        <w:rPr>
          <w:rFonts w:cstheme="minorHAnsi"/>
          <w:vertAlign w:val="superscript"/>
        </w:rPr>
        <w:t>-2</w:t>
      </w:r>
      <w:r w:rsidR="00162B03">
        <w:t>)</w:t>
      </w:r>
      <w:r>
        <w:t xml:space="preserve">, </w:t>
      </w:r>
      <w:commentRangeStart w:id="115"/>
      <w:commentRangeStart w:id="116"/>
      <w:commentRangeStart w:id="117"/>
      <w:r>
        <w:t xml:space="preserve">the ‘Area Under Curve: Population (Total live spawners)’ method </w:t>
      </w:r>
      <w:r w:rsidR="00162B03">
        <w:t>is far less precise than</w:t>
      </w:r>
      <w:r>
        <w:t xml:space="preserve"> every other method employed in Chinook surveys</w:t>
      </w:r>
      <w:commentRangeEnd w:id="115"/>
      <w:r w:rsidR="00CA7033">
        <w:rPr>
          <w:rStyle w:val="CommentReference"/>
          <w:sz w:val="24"/>
          <w:szCs w:val="24"/>
        </w:rPr>
        <w:commentReference w:id="115"/>
      </w:r>
      <w:commentRangeEnd w:id="116"/>
      <w:r w:rsidR="00A82F48">
        <w:rPr>
          <w:rStyle w:val="CommentReference"/>
          <w:sz w:val="24"/>
          <w:szCs w:val="24"/>
        </w:rPr>
        <w:commentReference w:id="116"/>
      </w:r>
      <w:commentRangeEnd w:id="117"/>
      <w:r w:rsidR="00534858">
        <w:rPr>
          <w:rStyle w:val="CommentReference"/>
          <w:sz w:val="24"/>
          <w:szCs w:val="24"/>
        </w:rPr>
        <w:commentReference w:id="117"/>
      </w:r>
      <w:r>
        <w:t xml:space="preserve">. Beyond </w:t>
      </w:r>
      <w:r w:rsidR="00831E3F">
        <w:t>this, the methods ‘</w:t>
      </w:r>
      <w:r>
        <w:t>Peak redd count expansion * Fish per redd estimate’</w:t>
      </w:r>
      <w:r w:rsidR="00462282">
        <w:t>, ‘Peak spawner count expansion’,</w:t>
      </w:r>
      <w:r>
        <w:t xml:space="preserve"> </w:t>
      </w:r>
      <w:r w:rsidR="0045230E">
        <w:t>‘Peak redd count</w:t>
      </w:r>
      <w:r w:rsidR="00BD1F06">
        <w:t>s</w:t>
      </w:r>
      <w:r w:rsidR="0045230E">
        <w:t xml:space="preserve"> * Fish per redd estimate’, </w:t>
      </w:r>
      <w:r>
        <w:t>and ‘</w:t>
      </w:r>
      <w:r w:rsidR="0046161C">
        <w:t>Redd count expansion * Fish per redd estimate</w:t>
      </w:r>
      <w:r>
        <w:t>’ exhibit low</w:t>
      </w:r>
      <w:r w:rsidR="0045230E">
        <w:t xml:space="preserve"> levels of</w:t>
      </w:r>
      <w:r>
        <w:t xml:space="preserve"> precision, though </w:t>
      </w:r>
      <w:r w:rsidR="00952B0A">
        <w:t xml:space="preserve">none </w:t>
      </w:r>
      <w:r>
        <w:t xml:space="preserve">are nearly as imprecise as the ‘Area Under Curve: Population (Total live spawners)’ method (Figure </w:t>
      </w:r>
      <w:r w:rsidR="00CC6013">
        <w:t>6</w:t>
      </w:r>
      <w:r>
        <w:t>).</w:t>
      </w:r>
      <w:r w:rsidR="00020F6E">
        <w:t xml:space="preserve"> </w:t>
      </w:r>
      <w:r w:rsidR="0045230E">
        <w:t xml:space="preserve">Common to three of these methods are the use of fish per redd estimates, although the methods ‘Total redd counts * Fish per redd estimate’ and ‘Mark-Recapture estimate at weir + </w:t>
      </w:r>
      <w:r w:rsidR="0045230E">
        <w:lastRenderedPageBreak/>
        <w:t xml:space="preserve">Redd count expansion * Fish per redd estimate’ likewise make use of fish per redd estimates in scaling their overall estimates but exhibit higher levels of precision. </w:t>
      </w:r>
      <w:r w:rsidR="00462282">
        <w:t>Two</w:t>
      </w:r>
      <w:r>
        <w:t xml:space="preserve"> of the</w:t>
      </w:r>
      <w:r w:rsidR="0045230E">
        <w:t xml:space="preserve"> five least precise </w:t>
      </w:r>
      <w:r>
        <w:t xml:space="preserve">methods are frequently employed in the Lower Columbia River ESU (Table </w:t>
      </w:r>
      <w:r w:rsidR="002758A5">
        <w:t>2</w:t>
      </w:r>
      <w:r>
        <w:t xml:space="preserve">), meaning that not only does </w:t>
      </w:r>
      <w:commentRangeStart w:id="118"/>
      <w:commentRangeStart w:id="119"/>
      <w:r>
        <w:t xml:space="preserve">this ESU have </w:t>
      </w:r>
      <w:r w:rsidR="00BD1F06">
        <w:t>a strong</w:t>
      </w:r>
      <w:r>
        <w:t xml:space="preserve"> tendency towards biased population estimates, but also that those estimates are accompanied by a high degree of inherent uncertainty</w:t>
      </w:r>
      <w:commentRangeEnd w:id="118"/>
      <w:r w:rsidR="0045230E">
        <w:rPr>
          <w:rStyle w:val="CommentReference"/>
          <w:sz w:val="24"/>
          <w:szCs w:val="24"/>
        </w:rPr>
        <w:commentReference w:id="118"/>
      </w:r>
      <w:commentRangeEnd w:id="119"/>
      <w:r w:rsidR="00534858">
        <w:rPr>
          <w:rStyle w:val="CommentReference"/>
          <w:sz w:val="24"/>
          <w:szCs w:val="24"/>
        </w:rPr>
        <w:commentReference w:id="119"/>
      </w:r>
      <w:r w:rsidR="004132ED">
        <w:t xml:space="preserve"> </w:t>
      </w:r>
      <w:r>
        <w:t xml:space="preserve">(Figure </w:t>
      </w:r>
      <w:r w:rsidR="00831E3F">
        <w:t>7</w:t>
      </w:r>
      <w:r>
        <w:t>)</w:t>
      </w:r>
      <w:r w:rsidR="00615E9F">
        <w:t>.</w:t>
      </w:r>
      <w:r w:rsidR="00412C61" w:rsidRPr="00412C61">
        <w:t xml:space="preserve"> </w:t>
      </w:r>
    </w:p>
    <w:p w14:paraId="12E63540" w14:textId="310A655B" w:rsidR="00020F6E" w:rsidRDefault="0092506B" w:rsidP="000D6EF2">
      <w:pPr>
        <w:spacing w:after="0" w:line="480" w:lineRule="auto"/>
        <w:ind w:firstLine="720"/>
      </w:pPr>
      <w:r>
        <w:t>Most</w:t>
      </w:r>
      <w:r w:rsidR="00412C61">
        <w:t xml:space="preserve"> Chinook populations </w:t>
      </w:r>
      <w:del w:id="120" w:author="Mark Scheuerell" w:date="2026-10-16T14:27:00Z" w16du:dateUtc="2026-10-16T21:27:00Z">
        <w:r w:rsidR="00412C61" w:rsidDel="00534858">
          <w:delText>analyzed are not found to be</w:delText>
        </w:r>
      </w:del>
      <w:ins w:id="121" w:author="Mark Scheuerell" w:date="2026-10-16T14:27:00Z" w16du:dateUtc="2026-10-16T21:27:00Z">
        <w:r w:rsidR="00534858">
          <w:t>were not</w:t>
        </w:r>
      </w:ins>
      <w:r w:rsidR="00412C61">
        <w:t xml:space="preserve"> heavily over- or undercounted, with </w:t>
      </w:r>
      <w:r>
        <w:t>the majority of</w:t>
      </w:r>
      <w:r w:rsidR="00412C61">
        <w:t xml:space="preserve"> observed data points</w:t>
      </w:r>
      <w:r w:rsidR="00995F8A">
        <w:t xml:space="preserve"> (58.49%)</w:t>
      </w:r>
      <w:r w:rsidR="00412C61">
        <w:t xml:space="preserve"> falling within a 95% confidence interval of the underlying state estimate across most populations (Figure 8).</w:t>
      </w:r>
      <w:r w:rsidR="00BD713D">
        <w:t xml:space="preserve"> While Chinook are the least accurately surveyed species included in this study, the fact that almost 60% of observations fall within these confidence intervals</w:t>
      </w:r>
      <w:r w:rsidR="00412C61">
        <w:t xml:space="preserve"> reflects the care and expertise involved in Oregon’s salmon monitoring programs. </w:t>
      </w:r>
      <w:r w:rsidR="00A917E4">
        <w:t>H</w:t>
      </w:r>
      <w:r w:rsidR="00231D23">
        <w:t>owever,</w:t>
      </w:r>
      <w:r w:rsidR="00A917E4">
        <w:t xml:space="preserve"> there are</w:t>
      </w:r>
      <w:r w:rsidR="00231D23">
        <w:t xml:space="preserve"> some notable exceptions to this pattern. </w:t>
      </w:r>
      <w:r w:rsidR="00CE5936">
        <w:t xml:space="preserve">The exclusive use of the ‘Total redd counts * Fish per redd estimate’ method, shown to be the most upwardly biased Chinook survey method of any examined, </w:t>
      </w:r>
      <w:r w:rsidR="003F6298">
        <w:t>has driven</w:t>
      </w:r>
      <w:r w:rsidR="00CE5936">
        <w:t xml:space="preserve"> notable</w:t>
      </w:r>
      <w:r w:rsidR="00231D23">
        <w:t xml:space="preserve"> overcount</w:t>
      </w:r>
      <w:r w:rsidR="00CE5936">
        <w:t>s</w:t>
      </w:r>
      <w:r w:rsidR="00231D23">
        <w:t xml:space="preserve"> across all three</w:t>
      </w:r>
      <w:r w:rsidR="0014732D" w:rsidRPr="0014732D">
        <w:t xml:space="preserve"> </w:t>
      </w:r>
      <w:r w:rsidR="0014732D">
        <w:t>John Day River populations</w:t>
      </w:r>
      <w:r w:rsidR="00CE5936">
        <w:t>,</w:t>
      </w:r>
      <w:r w:rsidR="0014732D">
        <w:t xml:space="preserve"> in which at no point during the study period does the observed time series cross the 95% confidence interval of the underlying state estimate. The most undercounted populations in this study </w:t>
      </w:r>
      <w:r w:rsidR="00411ED6">
        <w:t>(</w:t>
      </w:r>
      <w:r w:rsidR="0014732D">
        <w:t>Big Creek, Youngs Bay, Clatskanie River, and the Clackamas River fall run</w:t>
      </w:r>
      <w:r w:rsidR="00411ED6">
        <w:t>)</w:t>
      </w:r>
      <w:r w:rsidR="0014732D">
        <w:t xml:space="preserve"> are all measured using either the ‘Area Under Curve: Population (Total live spawners)’ or ‘Peak spawner count expansion’ method, not surprisingly the two most downwardly biased survey methods analyzed </w:t>
      </w:r>
      <w:r w:rsidR="00EE1378">
        <w:t xml:space="preserve">for any species </w:t>
      </w:r>
      <w:r w:rsidR="0014732D">
        <w:t xml:space="preserve">in this study. </w:t>
      </w:r>
      <w:commentRangeStart w:id="122"/>
      <w:commentRangeStart w:id="123"/>
      <w:r w:rsidR="002F1B21">
        <w:t>The Big Creek and Clatskanie River</w:t>
      </w:r>
      <w:r w:rsidR="0014732D">
        <w:t xml:space="preserve"> </w:t>
      </w:r>
      <w:r w:rsidR="002F1B21">
        <w:t xml:space="preserve">populations </w:t>
      </w:r>
      <w:r w:rsidR="000747AE">
        <w:t xml:space="preserve">are </w:t>
      </w:r>
      <w:r w:rsidR="002F1B21">
        <w:t>of particular interest as they are two of the smallest populations surveyed, and these methods’ tendencies to undercount fish implies that these small populations are in fact more numerous than the data suggests.</w:t>
      </w:r>
      <w:r w:rsidR="0014732D">
        <w:t xml:space="preserve">   </w:t>
      </w:r>
      <w:commentRangeEnd w:id="122"/>
      <w:r w:rsidR="00624068">
        <w:rPr>
          <w:rStyle w:val="CommentReference"/>
          <w:noProof/>
          <w:sz w:val="24"/>
          <w:szCs w:val="24"/>
        </w:rPr>
        <w:commentReference w:id="122"/>
      </w:r>
      <w:commentRangeEnd w:id="123"/>
      <w:r w:rsidR="00534858">
        <w:rPr>
          <w:rStyle w:val="CommentReference"/>
          <w:noProof/>
          <w:sz w:val="24"/>
          <w:szCs w:val="24"/>
        </w:rPr>
        <w:commentReference w:id="123"/>
      </w:r>
      <w:r w:rsidR="00D42BD2">
        <w:rPr>
          <w:noProof/>
        </w:rPr>
        <w:t xml:space="preserve"> </w:t>
      </w:r>
      <w:r w:rsidR="00E528F0">
        <w:rPr>
          <w:noProof/>
        </w:rPr>
        <w:t xml:space="preserve"> </w:t>
      </w:r>
      <w:r w:rsidR="00020F6E" w:rsidRPr="00020F6E">
        <w:rPr>
          <w:i/>
          <w:iCs/>
          <w:sz w:val="20"/>
          <w:szCs w:val="20"/>
        </w:rPr>
        <w:t xml:space="preserve"> </w:t>
      </w:r>
    </w:p>
    <w:p w14:paraId="2225D27C" w14:textId="77777777" w:rsidR="002F7187" w:rsidRDefault="002F7187" w:rsidP="006F605C">
      <w:pPr>
        <w:spacing w:after="0" w:line="240" w:lineRule="auto"/>
        <w:rPr>
          <w:i/>
          <w:iCs/>
          <w:sz w:val="20"/>
          <w:szCs w:val="20"/>
        </w:rPr>
        <w:sectPr w:rsidR="002F7187" w:rsidSect="006F605C">
          <w:pgSz w:w="12240" w:h="15840"/>
          <w:pgMar w:top="1440" w:right="1440" w:bottom="1440" w:left="1440" w:header="720" w:footer="720" w:gutter="0"/>
          <w:lnNumType w:countBy="1" w:restart="continuous"/>
          <w:cols w:space="720"/>
          <w:docGrid w:linePitch="360"/>
        </w:sectPr>
      </w:pPr>
    </w:p>
    <w:p w14:paraId="4DBE00E3" w14:textId="3C8D9FC8" w:rsidR="00F6348E" w:rsidRDefault="0004003B" w:rsidP="006F605C">
      <w:pPr>
        <w:spacing w:after="0" w:line="240" w:lineRule="auto"/>
        <w:rPr>
          <w:i/>
          <w:iCs/>
          <w:sz w:val="20"/>
          <w:szCs w:val="20"/>
        </w:rPr>
        <w:sectPr w:rsidR="00F6348E" w:rsidSect="002F7187">
          <w:pgSz w:w="15840" w:h="12240" w:orient="landscape"/>
          <w:pgMar w:top="1440" w:right="1440" w:bottom="1440" w:left="1440" w:header="720" w:footer="720" w:gutter="0"/>
          <w:lnNumType w:countBy="1" w:restart="continuous"/>
          <w:cols w:space="720"/>
          <w:docGrid w:linePitch="360"/>
        </w:sectPr>
      </w:pPr>
      <w:r>
        <w:rPr>
          <w:noProof/>
        </w:rPr>
        <w:lastRenderedPageBreak/>
        <w:drawing>
          <wp:inline distT="0" distB="0" distL="0" distR="0" wp14:anchorId="70FE1E43" wp14:editId="7DDB4CAD">
            <wp:extent cx="8229600" cy="4347845"/>
            <wp:effectExtent l="0" t="0" r="0" b="0"/>
            <wp:docPr id="557282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282310" name=""/>
                    <pic:cNvPicPr/>
                  </pic:nvPicPr>
                  <pic:blipFill>
                    <a:blip r:embed="rId18"/>
                    <a:stretch>
                      <a:fillRect/>
                    </a:stretch>
                  </pic:blipFill>
                  <pic:spPr>
                    <a:xfrm>
                      <a:off x="0" y="0"/>
                      <a:ext cx="8229600" cy="4347845"/>
                    </a:xfrm>
                    <a:prstGeom prst="rect">
                      <a:avLst/>
                    </a:prstGeom>
                  </pic:spPr>
                </pic:pic>
              </a:graphicData>
            </a:graphic>
          </wp:inline>
        </w:drawing>
      </w:r>
      <w:r w:rsidR="00AC20EE">
        <w:rPr>
          <w:noProof/>
        </w:rPr>
        <w:t xml:space="preserve"> </w:t>
      </w:r>
      <w:commentRangeStart w:id="124"/>
      <w:r w:rsidR="006F605C">
        <w:rPr>
          <w:i/>
          <w:iCs/>
          <w:sz w:val="20"/>
          <w:szCs w:val="20"/>
        </w:rPr>
        <w:t>Figure 4</w:t>
      </w:r>
      <w:commentRangeEnd w:id="124"/>
      <w:r w:rsidR="00534858" w:rsidRPr="005915DE">
        <w:rPr>
          <w:rStyle w:val="CommentReference"/>
          <w:i/>
          <w:iCs/>
          <w:sz w:val="20"/>
          <w:szCs w:val="20"/>
        </w:rPr>
        <w:commentReference w:id="124"/>
      </w:r>
      <w:r w:rsidR="006F605C" w:rsidRPr="005915DE">
        <w:rPr>
          <w:i/>
          <w:iCs/>
          <w:sz w:val="20"/>
          <w:szCs w:val="20"/>
        </w:rPr>
        <w:t>:</w:t>
      </w:r>
      <w:r w:rsidR="006F605C" w:rsidRPr="00E7589D">
        <w:rPr>
          <w:i/>
          <w:iCs/>
          <w:sz w:val="20"/>
          <w:szCs w:val="20"/>
        </w:rPr>
        <w:t xml:space="preserve"> </w:t>
      </w:r>
      <w:commentRangeStart w:id="125"/>
      <w:r w:rsidR="009A4B45">
        <w:rPr>
          <w:i/>
          <w:iCs/>
          <w:sz w:val="20"/>
          <w:szCs w:val="20"/>
        </w:rPr>
        <w:t xml:space="preserve">Bootstrapped </w:t>
      </w:r>
      <w:commentRangeEnd w:id="125"/>
      <w:r w:rsidR="00060C8E">
        <w:rPr>
          <w:rStyle w:val="CommentReference"/>
          <w:i/>
          <w:iCs/>
          <w:sz w:val="20"/>
          <w:szCs w:val="20"/>
        </w:rPr>
        <w:commentReference w:id="125"/>
      </w:r>
      <w:r w:rsidR="009A4B45">
        <w:rPr>
          <w:i/>
          <w:iCs/>
          <w:sz w:val="20"/>
          <w:szCs w:val="20"/>
        </w:rPr>
        <w:t>parameter estimates of d</w:t>
      </w:r>
      <w:commentRangeStart w:id="126"/>
      <w:commentRangeStart w:id="127"/>
      <w:r w:rsidR="006F605C">
        <w:rPr>
          <w:i/>
          <w:iCs/>
          <w:sz w:val="20"/>
          <w:szCs w:val="20"/>
        </w:rPr>
        <w:t xml:space="preserve">irectional bias </w:t>
      </w:r>
      <w:commentRangeEnd w:id="126"/>
      <w:r w:rsidR="00470026">
        <w:rPr>
          <w:rStyle w:val="CommentReference"/>
          <w:i/>
          <w:iCs/>
          <w:sz w:val="20"/>
          <w:szCs w:val="20"/>
        </w:rPr>
        <w:commentReference w:id="126"/>
      </w:r>
      <w:commentRangeEnd w:id="127"/>
      <w:r w:rsidR="00A82F48">
        <w:rPr>
          <w:rStyle w:val="CommentReference"/>
          <w:i/>
          <w:iCs/>
          <w:sz w:val="20"/>
          <w:szCs w:val="20"/>
        </w:rPr>
        <w:commentReference w:id="127"/>
      </w:r>
      <w:r w:rsidR="006F605C">
        <w:rPr>
          <w:i/>
          <w:iCs/>
          <w:sz w:val="20"/>
          <w:szCs w:val="20"/>
        </w:rPr>
        <w:t xml:space="preserve">in </w:t>
      </w:r>
      <w:r w:rsidR="00843ED1">
        <w:rPr>
          <w:i/>
          <w:iCs/>
          <w:sz w:val="20"/>
          <w:szCs w:val="20"/>
        </w:rPr>
        <w:t>Chinook</w:t>
      </w:r>
      <w:r w:rsidR="006F605C">
        <w:rPr>
          <w:i/>
          <w:iCs/>
          <w:sz w:val="20"/>
          <w:szCs w:val="20"/>
        </w:rPr>
        <w:t xml:space="preserve"> survey method</w:t>
      </w:r>
      <w:r w:rsidR="00224FE0">
        <w:rPr>
          <w:i/>
          <w:iCs/>
          <w:sz w:val="20"/>
          <w:szCs w:val="20"/>
        </w:rPr>
        <w:t>s</w:t>
      </w:r>
      <w:commentRangeStart w:id="128"/>
      <w:r w:rsidR="006C609C">
        <w:rPr>
          <w:i/>
          <w:iCs/>
          <w:sz w:val="20"/>
          <w:szCs w:val="20"/>
        </w:rPr>
        <w:t xml:space="preserve"> (n=100)</w:t>
      </w:r>
      <w:commentRangeEnd w:id="128"/>
      <w:r w:rsidR="00874B57">
        <w:rPr>
          <w:rStyle w:val="CommentReference"/>
          <w:i/>
          <w:iCs/>
          <w:sz w:val="20"/>
          <w:szCs w:val="20"/>
        </w:rPr>
        <w:commentReference w:id="128"/>
      </w:r>
      <w:r w:rsidR="006F605C">
        <w:rPr>
          <w:i/>
          <w:iCs/>
          <w:sz w:val="20"/>
          <w:szCs w:val="20"/>
        </w:rPr>
        <w:t xml:space="preserve">. Color groupings are non-scientific and intended only as reference. </w:t>
      </w:r>
    </w:p>
    <w:p w14:paraId="5E6AEB54" w14:textId="7FB9963E" w:rsidR="00F6348E" w:rsidRDefault="008E6EE5" w:rsidP="006F605C">
      <w:pPr>
        <w:spacing w:after="0" w:line="240" w:lineRule="auto"/>
        <w:rPr>
          <w:noProof/>
        </w:rPr>
        <w:sectPr w:rsidR="00F6348E" w:rsidSect="00F6348E">
          <w:pgSz w:w="15840" w:h="12240" w:orient="landscape"/>
          <w:pgMar w:top="1440" w:right="1440" w:bottom="1440" w:left="1440" w:header="720" w:footer="720" w:gutter="0"/>
          <w:lnNumType w:countBy="1" w:restart="continuous"/>
          <w:cols w:space="720"/>
          <w:docGrid w:linePitch="360"/>
        </w:sectPr>
      </w:pPr>
      <w:r w:rsidRPr="009778E4">
        <w:rPr>
          <w:i/>
          <w:iCs/>
          <w:noProof/>
          <w:sz w:val="20"/>
          <w:szCs w:val="20"/>
        </w:rPr>
        <w:lastRenderedPageBreak/>
        <w:drawing>
          <wp:inline distT="0" distB="0" distL="0" distR="0" wp14:anchorId="2E53ED69" wp14:editId="64C79368">
            <wp:extent cx="8229600" cy="4309110"/>
            <wp:effectExtent l="0" t="0" r="0" b="0"/>
            <wp:docPr id="1479527655" name="Picture 1" descr="The diagram illustrates various Chinook salmon survey methods, including dam counts, peak spawner counts, redd counts, and population estimates, differentiated by population size and methodological categor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668081" name="Picture 1" descr="The diagram illustrates various Chinook salmon survey methods, including dam counts, peak spawner counts, redd counts, and population estimates, differentiated by population size and methodological categories.&#10;&#10;AI-generated content may be incorrect."/>
                    <pic:cNvPicPr/>
                  </pic:nvPicPr>
                  <pic:blipFill>
                    <a:blip r:embed="rId19"/>
                    <a:stretch>
                      <a:fillRect/>
                    </a:stretch>
                  </pic:blipFill>
                  <pic:spPr>
                    <a:xfrm>
                      <a:off x="0" y="0"/>
                      <a:ext cx="8229600" cy="4309110"/>
                    </a:xfrm>
                    <a:prstGeom prst="rect">
                      <a:avLst/>
                    </a:prstGeom>
                  </pic:spPr>
                </pic:pic>
              </a:graphicData>
            </a:graphic>
          </wp:inline>
        </w:drawing>
      </w:r>
      <w:r w:rsidRPr="009778E4">
        <w:rPr>
          <w:i/>
          <w:iCs/>
          <w:noProof/>
          <w:sz w:val="20"/>
          <w:szCs w:val="20"/>
        </w:rPr>
        <w:t xml:space="preserve"> </w:t>
      </w:r>
      <w:r w:rsidRPr="00A22039">
        <w:rPr>
          <w:i/>
          <w:iCs/>
          <w:sz w:val="20"/>
          <w:szCs w:val="20"/>
        </w:rPr>
        <w:t xml:space="preserve"> </w:t>
      </w:r>
      <w:r>
        <w:rPr>
          <w:i/>
          <w:iCs/>
          <w:sz w:val="20"/>
          <w:szCs w:val="20"/>
        </w:rPr>
        <w:t>Figure 21</w:t>
      </w:r>
      <w:r w:rsidRPr="005915DE">
        <w:rPr>
          <w:i/>
          <w:iCs/>
          <w:sz w:val="20"/>
          <w:szCs w:val="20"/>
        </w:rPr>
        <w:t>:</w:t>
      </w:r>
      <w:r>
        <w:rPr>
          <w:i/>
          <w:iCs/>
          <w:sz w:val="20"/>
          <w:szCs w:val="20"/>
        </w:rPr>
        <w:t xml:space="preserve"> Distribution of Chinook survey method use relative to the size of the population being surveyed. Red dashed lines represent populations of one hundred and one thousand fish in linear space.</w:t>
      </w:r>
      <w:r>
        <w:rPr>
          <w:noProof/>
        </w:rPr>
        <w:t xml:space="preserve"> </w:t>
      </w:r>
      <w:r w:rsidR="00286866">
        <w:rPr>
          <w:noProof/>
        </w:rPr>
        <w:lastRenderedPageBreak/>
        <w:drawing>
          <wp:inline distT="0" distB="0" distL="0" distR="0" wp14:anchorId="3288D978" wp14:editId="3293D530">
            <wp:extent cx="8229600" cy="4618355"/>
            <wp:effectExtent l="0" t="0" r="0" b="0"/>
            <wp:docPr id="2136414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414229" name=""/>
                    <pic:cNvPicPr/>
                  </pic:nvPicPr>
                  <pic:blipFill>
                    <a:blip r:embed="rId20"/>
                    <a:stretch>
                      <a:fillRect/>
                    </a:stretch>
                  </pic:blipFill>
                  <pic:spPr>
                    <a:xfrm>
                      <a:off x="0" y="0"/>
                      <a:ext cx="8229600" cy="4618355"/>
                    </a:xfrm>
                    <a:prstGeom prst="rect">
                      <a:avLst/>
                    </a:prstGeom>
                  </pic:spPr>
                </pic:pic>
              </a:graphicData>
            </a:graphic>
          </wp:inline>
        </w:drawing>
      </w:r>
      <w:r w:rsidR="004A7F14" w:rsidRPr="00482020">
        <w:rPr>
          <w:noProof/>
        </w:rPr>
        <w:t xml:space="preserve"> </w:t>
      </w:r>
      <w:r w:rsidR="006F605C" w:rsidRPr="00504058">
        <w:rPr>
          <w:i/>
          <w:iCs/>
          <w:sz w:val="20"/>
          <w:szCs w:val="20"/>
        </w:rPr>
        <w:t xml:space="preserve"> </w:t>
      </w:r>
      <w:r w:rsidR="006F605C">
        <w:rPr>
          <w:i/>
          <w:iCs/>
          <w:sz w:val="20"/>
          <w:szCs w:val="20"/>
        </w:rPr>
        <w:t>Figure 5</w:t>
      </w:r>
      <w:r w:rsidR="006F605C" w:rsidRPr="005915DE">
        <w:rPr>
          <w:i/>
          <w:iCs/>
          <w:sz w:val="20"/>
          <w:szCs w:val="20"/>
        </w:rPr>
        <w:t xml:space="preserve">: </w:t>
      </w:r>
      <w:r w:rsidR="006F605C">
        <w:rPr>
          <w:i/>
          <w:iCs/>
          <w:sz w:val="20"/>
          <w:szCs w:val="20"/>
        </w:rPr>
        <w:t>Average directional bias</w:t>
      </w:r>
      <w:r w:rsidR="00C97E72">
        <w:rPr>
          <w:i/>
          <w:iCs/>
          <w:sz w:val="20"/>
          <w:szCs w:val="20"/>
        </w:rPr>
        <w:t xml:space="preserve"> in population-level observations resulting from</w:t>
      </w:r>
      <w:r w:rsidR="006F605C">
        <w:rPr>
          <w:i/>
          <w:iCs/>
          <w:sz w:val="20"/>
          <w:szCs w:val="20"/>
        </w:rPr>
        <w:t xml:space="preserve"> choice of survey methods across Oregon </w:t>
      </w:r>
      <w:r w:rsidR="00843ED1">
        <w:rPr>
          <w:i/>
          <w:iCs/>
          <w:sz w:val="20"/>
          <w:szCs w:val="20"/>
        </w:rPr>
        <w:t>Chinook</w:t>
      </w:r>
      <w:r w:rsidR="006F605C">
        <w:rPr>
          <w:i/>
          <w:iCs/>
          <w:sz w:val="20"/>
          <w:szCs w:val="20"/>
        </w:rPr>
        <w:t xml:space="preserve"> populations from 1980-2024.</w:t>
      </w:r>
      <w:r w:rsidR="006F605C" w:rsidRPr="006F605C">
        <w:rPr>
          <w:noProof/>
        </w:rPr>
        <w:t xml:space="preserve"> </w:t>
      </w:r>
    </w:p>
    <w:p w14:paraId="44268067" w14:textId="7B3B5C87" w:rsidR="00F6348E" w:rsidRDefault="0004003B" w:rsidP="006F605C">
      <w:pPr>
        <w:spacing w:after="0" w:line="240" w:lineRule="auto"/>
        <w:rPr>
          <w:i/>
          <w:iCs/>
          <w:sz w:val="20"/>
          <w:szCs w:val="20"/>
        </w:rPr>
        <w:sectPr w:rsidR="00F6348E" w:rsidSect="00F6348E">
          <w:pgSz w:w="15840" w:h="12240" w:orient="landscape"/>
          <w:pgMar w:top="1440" w:right="1440" w:bottom="1440" w:left="1440" w:header="720" w:footer="720" w:gutter="0"/>
          <w:lnNumType w:countBy="1" w:restart="continuous"/>
          <w:cols w:space="720"/>
          <w:docGrid w:linePitch="360"/>
        </w:sectPr>
      </w:pPr>
      <w:r>
        <w:rPr>
          <w:noProof/>
        </w:rPr>
        <w:lastRenderedPageBreak/>
        <w:drawing>
          <wp:inline distT="0" distB="0" distL="0" distR="0" wp14:anchorId="522F4653" wp14:editId="2BC451A5">
            <wp:extent cx="8229600" cy="4343400"/>
            <wp:effectExtent l="0" t="0" r="0" b="0"/>
            <wp:docPr id="1173486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486281" name=""/>
                    <pic:cNvPicPr/>
                  </pic:nvPicPr>
                  <pic:blipFill>
                    <a:blip r:embed="rId21"/>
                    <a:stretch>
                      <a:fillRect/>
                    </a:stretch>
                  </pic:blipFill>
                  <pic:spPr>
                    <a:xfrm>
                      <a:off x="0" y="0"/>
                      <a:ext cx="8229600" cy="4343400"/>
                    </a:xfrm>
                    <a:prstGeom prst="rect">
                      <a:avLst/>
                    </a:prstGeom>
                  </pic:spPr>
                </pic:pic>
              </a:graphicData>
            </a:graphic>
          </wp:inline>
        </w:drawing>
      </w:r>
      <w:r w:rsidR="00E4636B">
        <w:rPr>
          <w:noProof/>
        </w:rPr>
        <w:t xml:space="preserve"> </w:t>
      </w:r>
      <w:r w:rsidR="006F605C">
        <w:rPr>
          <w:i/>
          <w:iCs/>
          <w:sz w:val="20"/>
          <w:szCs w:val="20"/>
        </w:rPr>
        <w:t>Figure 6</w:t>
      </w:r>
      <w:r w:rsidR="006F605C" w:rsidRPr="005915DE">
        <w:rPr>
          <w:i/>
          <w:iCs/>
          <w:sz w:val="20"/>
          <w:szCs w:val="20"/>
        </w:rPr>
        <w:t>:</w:t>
      </w:r>
      <w:r w:rsidR="006F605C">
        <w:rPr>
          <w:i/>
          <w:iCs/>
          <w:sz w:val="20"/>
          <w:szCs w:val="20"/>
        </w:rPr>
        <w:t xml:space="preserve"> </w:t>
      </w:r>
      <w:r w:rsidR="00075123">
        <w:rPr>
          <w:i/>
          <w:iCs/>
          <w:sz w:val="20"/>
          <w:szCs w:val="20"/>
        </w:rPr>
        <w:t>Bootstrapped parameter estimates of p</w:t>
      </w:r>
      <w:r w:rsidR="00183E52">
        <w:rPr>
          <w:i/>
          <w:iCs/>
          <w:sz w:val="20"/>
          <w:szCs w:val="20"/>
        </w:rPr>
        <w:t>recision (</w:t>
      </w:r>
      <w:r w:rsidR="00183E52">
        <w:rPr>
          <w:rFonts w:cstheme="minorHAnsi"/>
          <w:i/>
          <w:iCs/>
          <w:sz w:val="20"/>
          <w:szCs w:val="20"/>
        </w:rPr>
        <w:t>σ</w:t>
      </w:r>
      <w:r w:rsidR="00183E52" w:rsidRPr="00183E52">
        <w:rPr>
          <w:i/>
          <w:iCs/>
          <w:sz w:val="20"/>
          <w:szCs w:val="20"/>
          <w:vertAlign w:val="superscript"/>
        </w:rPr>
        <w:t>-2</w:t>
      </w:r>
      <w:r w:rsidR="00183E52">
        <w:rPr>
          <w:i/>
          <w:iCs/>
          <w:sz w:val="20"/>
          <w:szCs w:val="20"/>
        </w:rPr>
        <w:t xml:space="preserve">) </w:t>
      </w:r>
      <w:r w:rsidR="006F605C">
        <w:rPr>
          <w:i/>
          <w:iCs/>
          <w:sz w:val="20"/>
          <w:szCs w:val="20"/>
        </w:rPr>
        <w:t xml:space="preserve">in </w:t>
      </w:r>
      <w:r w:rsidR="00843ED1">
        <w:rPr>
          <w:i/>
          <w:iCs/>
          <w:sz w:val="20"/>
          <w:szCs w:val="20"/>
        </w:rPr>
        <w:t>Chinook</w:t>
      </w:r>
      <w:r w:rsidR="006F605C">
        <w:rPr>
          <w:i/>
          <w:iCs/>
          <w:sz w:val="20"/>
          <w:szCs w:val="20"/>
        </w:rPr>
        <w:t xml:space="preserve"> survey methods</w:t>
      </w:r>
      <w:r w:rsidR="006C609C">
        <w:rPr>
          <w:i/>
          <w:iCs/>
          <w:sz w:val="20"/>
          <w:szCs w:val="20"/>
        </w:rPr>
        <w:t xml:space="preserve"> (n=100)</w:t>
      </w:r>
      <w:r w:rsidR="006F605C">
        <w:rPr>
          <w:i/>
          <w:iCs/>
          <w:sz w:val="20"/>
          <w:szCs w:val="20"/>
        </w:rPr>
        <w:t>. Color groupings are non-scientific and intended only as reference.</w:t>
      </w:r>
      <w:r w:rsidR="006F605C" w:rsidRPr="005915DE">
        <w:rPr>
          <w:i/>
          <w:iCs/>
          <w:sz w:val="20"/>
          <w:szCs w:val="20"/>
        </w:rPr>
        <w:t xml:space="preserve"> </w:t>
      </w:r>
    </w:p>
    <w:p w14:paraId="75B8869E" w14:textId="77777777" w:rsidR="00C57A3D" w:rsidRDefault="0012702E" w:rsidP="00C57A3D">
      <w:pPr>
        <w:rPr>
          <w:i/>
          <w:iCs/>
          <w:sz w:val="20"/>
          <w:szCs w:val="20"/>
        </w:rPr>
      </w:pPr>
      <w:r>
        <w:rPr>
          <w:noProof/>
        </w:rPr>
        <w:lastRenderedPageBreak/>
        <w:drawing>
          <wp:inline distT="0" distB="0" distL="0" distR="0" wp14:anchorId="7A734546" wp14:editId="78333EB5">
            <wp:extent cx="8229600" cy="4567555"/>
            <wp:effectExtent l="0" t="0" r="0" b="4445"/>
            <wp:docPr id="335158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158248" name=""/>
                    <pic:cNvPicPr/>
                  </pic:nvPicPr>
                  <pic:blipFill>
                    <a:blip r:embed="rId22"/>
                    <a:stretch>
                      <a:fillRect/>
                    </a:stretch>
                  </pic:blipFill>
                  <pic:spPr>
                    <a:xfrm>
                      <a:off x="0" y="0"/>
                      <a:ext cx="8229600" cy="4567555"/>
                    </a:xfrm>
                    <a:prstGeom prst="rect">
                      <a:avLst/>
                    </a:prstGeom>
                  </pic:spPr>
                </pic:pic>
              </a:graphicData>
            </a:graphic>
          </wp:inline>
        </w:drawing>
      </w:r>
      <w:r w:rsidR="004A7F14" w:rsidRPr="0096570F">
        <w:rPr>
          <w:noProof/>
        </w:rPr>
        <w:t xml:space="preserve"> </w:t>
      </w:r>
      <w:r w:rsidR="006F605C" w:rsidRPr="00374E8F">
        <w:rPr>
          <w:noProof/>
        </w:rPr>
        <w:t xml:space="preserve"> </w:t>
      </w:r>
      <w:r w:rsidR="006F605C">
        <w:rPr>
          <w:i/>
          <w:iCs/>
          <w:sz w:val="20"/>
          <w:szCs w:val="20"/>
        </w:rPr>
        <w:t>Figure 7</w:t>
      </w:r>
      <w:r w:rsidR="006F605C" w:rsidRPr="005915DE">
        <w:rPr>
          <w:i/>
          <w:iCs/>
          <w:sz w:val="20"/>
          <w:szCs w:val="20"/>
        </w:rPr>
        <w:t xml:space="preserve">: </w:t>
      </w:r>
      <w:r w:rsidR="006F605C">
        <w:rPr>
          <w:i/>
          <w:iCs/>
          <w:sz w:val="20"/>
          <w:szCs w:val="20"/>
        </w:rPr>
        <w:t xml:space="preserve">Average precision due to choice of survey methods across Oregon </w:t>
      </w:r>
      <w:r w:rsidR="00843ED1">
        <w:rPr>
          <w:i/>
          <w:iCs/>
          <w:sz w:val="20"/>
          <w:szCs w:val="20"/>
        </w:rPr>
        <w:t>Chinook</w:t>
      </w:r>
      <w:r w:rsidR="006F605C">
        <w:rPr>
          <w:i/>
          <w:iCs/>
          <w:sz w:val="20"/>
          <w:szCs w:val="20"/>
        </w:rPr>
        <w:t xml:space="preserve"> populations from 1980-2024. </w:t>
      </w:r>
    </w:p>
    <w:p w14:paraId="710E6ECD" w14:textId="3727BEB9" w:rsidR="00C57A3D" w:rsidRPr="00504058" w:rsidRDefault="00C57A3D" w:rsidP="00C57A3D">
      <w:pPr>
        <w:rPr>
          <w:bCs/>
        </w:rPr>
      </w:pPr>
      <w:commentRangeStart w:id="129"/>
      <w:commentRangeStart w:id="130"/>
      <w:r w:rsidRPr="00C57A3D">
        <w:rPr>
          <w:noProof/>
        </w:rPr>
        <w:lastRenderedPageBreak/>
        <w:drawing>
          <wp:inline distT="0" distB="0" distL="0" distR="0" wp14:anchorId="3253D895" wp14:editId="63EBAEBE">
            <wp:extent cx="8229600" cy="4319270"/>
            <wp:effectExtent l="0" t="0" r="0" b="5080"/>
            <wp:docPr id="609089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089318" name=""/>
                    <pic:cNvPicPr/>
                  </pic:nvPicPr>
                  <pic:blipFill>
                    <a:blip r:embed="rId23"/>
                    <a:stretch>
                      <a:fillRect/>
                    </a:stretch>
                  </pic:blipFill>
                  <pic:spPr>
                    <a:xfrm>
                      <a:off x="0" y="0"/>
                      <a:ext cx="8229600" cy="4319270"/>
                    </a:xfrm>
                    <a:prstGeom prst="rect">
                      <a:avLst/>
                    </a:prstGeom>
                  </pic:spPr>
                </pic:pic>
              </a:graphicData>
            </a:graphic>
          </wp:inline>
        </w:drawing>
      </w:r>
      <w:r w:rsidRPr="005915DE">
        <w:rPr>
          <w:i/>
          <w:iCs/>
          <w:sz w:val="20"/>
          <w:szCs w:val="20"/>
        </w:rPr>
        <w:t xml:space="preserve">Figure </w:t>
      </w:r>
      <w:r>
        <w:rPr>
          <w:i/>
          <w:iCs/>
          <w:sz w:val="20"/>
          <w:szCs w:val="20"/>
        </w:rPr>
        <w:t>8</w:t>
      </w:r>
      <w:r w:rsidRPr="005915DE">
        <w:rPr>
          <w:i/>
          <w:iCs/>
          <w:sz w:val="20"/>
          <w:szCs w:val="20"/>
        </w:rPr>
        <w:t xml:space="preserve">: </w:t>
      </w:r>
      <w:r>
        <w:rPr>
          <w:i/>
          <w:iCs/>
          <w:sz w:val="20"/>
          <w:szCs w:val="20"/>
        </w:rPr>
        <w:t>Population level comparison of fitted abundance estimates (red) and survey observations (blue) with 95% confidence intervals of Oregon Chinook from 1980 – 2024. Percentages in bottom left corner reflect the number of years in which the observed value falls within the state estimate’s 95% confidence interval.</w:t>
      </w:r>
      <w:r w:rsidRPr="00475999">
        <w:rPr>
          <w:i/>
          <w:iCs/>
          <w:sz w:val="20"/>
          <w:szCs w:val="20"/>
        </w:rPr>
        <w:t xml:space="preserve"> </w:t>
      </w:r>
      <w:r>
        <w:rPr>
          <w:i/>
          <w:iCs/>
          <w:sz w:val="20"/>
          <w:szCs w:val="20"/>
        </w:rPr>
        <w:t>Overall, 58.49% of values recorded in Chinook surveys fall within their respective population estimate’s 95% confidence interval.</w:t>
      </w:r>
    </w:p>
    <w:p w14:paraId="49F97E5B" w14:textId="1D8887E1" w:rsidR="00C5085D" w:rsidRPr="00504058" w:rsidRDefault="00BE320C" w:rsidP="00C5085D">
      <w:pPr>
        <w:rPr>
          <w:bCs/>
        </w:rPr>
      </w:pPr>
      <w:r>
        <w:rPr>
          <w:noProof/>
        </w:rPr>
        <w:lastRenderedPageBreak/>
        <w:drawing>
          <wp:inline distT="0" distB="0" distL="0" distR="0" wp14:anchorId="3708E5E8" wp14:editId="2DB3A639">
            <wp:extent cx="8229600" cy="4312285"/>
            <wp:effectExtent l="0" t="0" r="0" b="0"/>
            <wp:docPr id="1694921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921244" name=""/>
                    <pic:cNvPicPr/>
                  </pic:nvPicPr>
                  <pic:blipFill>
                    <a:blip r:embed="rId24"/>
                    <a:stretch>
                      <a:fillRect/>
                    </a:stretch>
                  </pic:blipFill>
                  <pic:spPr>
                    <a:xfrm>
                      <a:off x="0" y="0"/>
                      <a:ext cx="8229600" cy="4312285"/>
                    </a:xfrm>
                    <a:prstGeom prst="rect">
                      <a:avLst/>
                    </a:prstGeom>
                  </pic:spPr>
                </pic:pic>
              </a:graphicData>
            </a:graphic>
          </wp:inline>
        </w:drawing>
      </w:r>
      <w:r w:rsidR="00C5085D" w:rsidRPr="005915DE">
        <w:rPr>
          <w:i/>
          <w:iCs/>
          <w:sz w:val="20"/>
          <w:szCs w:val="20"/>
        </w:rPr>
        <w:t xml:space="preserve">Figure </w:t>
      </w:r>
      <w:r w:rsidR="00C5085D">
        <w:rPr>
          <w:i/>
          <w:iCs/>
          <w:sz w:val="20"/>
          <w:szCs w:val="20"/>
        </w:rPr>
        <w:t>8</w:t>
      </w:r>
      <w:r w:rsidR="00C5085D" w:rsidRPr="005915DE">
        <w:rPr>
          <w:i/>
          <w:iCs/>
          <w:sz w:val="20"/>
          <w:szCs w:val="20"/>
        </w:rPr>
        <w:t xml:space="preserve">: </w:t>
      </w:r>
      <w:r w:rsidR="0000089C">
        <w:rPr>
          <w:i/>
          <w:iCs/>
          <w:sz w:val="20"/>
          <w:szCs w:val="20"/>
        </w:rPr>
        <w:t>Population level comparison of fitted abundance estimates with 95% confidence intervals (red) and survey observations (blue) of Oregon Chinook from 1980 – 2024. Percentages in bottom left corner reflect the number of years in which the observed value falls within the state estimate’s 95% confidence interval.</w:t>
      </w:r>
      <w:r w:rsidR="00475999" w:rsidRPr="00475999">
        <w:rPr>
          <w:i/>
          <w:iCs/>
          <w:sz w:val="20"/>
          <w:szCs w:val="20"/>
        </w:rPr>
        <w:t xml:space="preserve"> </w:t>
      </w:r>
      <w:r w:rsidR="00475999">
        <w:rPr>
          <w:i/>
          <w:iCs/>
          <w:sz w:val="20"/>
          <w:szCs w:val="20"/>
        </w:rPr>
        <w:t xml:space="preserve">Overall, </w:t>
      </w:r>
      <w:r w:rsidR="00F244A3">
        <w:rPr>
          <w:i/>
          <w:iCs/>
          <w:sz w:val="20"/>
          <w:szCs w:val="20"/>
        </w:rPr>
        <w:t>58.49</w:t>
      </w:r>
      <w:r w:rsidR="00475999">
        <w:rPr>
          <w:i/>
          <w:iCs/>
          <w:sz w:val="20"/>
          <w:szCs w:val="20"/>
        </w:rPr>
        <w:t xml:space="preserve">% of values recorded in Chinook surveys fall within </w:t>
      </w:r>
      <w:r w:rsidR="005C126E">
        <w:rPr>
          <w:i/>
          <w:iCs/>
          <w:sz w:val="20"/>
          <w:szCs w:val="20"/>
        </w:rPr>
        <w:t xml:space="preserve">their respective population </w:t>
      </w:r>
      <w:r w:rsidR="00475999">
        <w:rPr>
          <w:i/>
          <w:iCs/>
          <w:sz w:val="20"/>
          <w:szCs w:val="20"/>
        </w:rPr>
        <w:t>estimate’s 95% confidence interval.</w:t>
      </w:r>
      <w:commentRangeEnd w:id="129"/>
      <w:r w:rsidR="00D02835" w:rsidRPr="00504058">
        <w:rPr>
          <w:rStyle w:val="CommentReference"/>
          <w:bCs/>
          <w:sz w:val="24"/>
          <w:szCs w:val="24"/>
        </w:rPr>
        <w:commentReference w:id="129"/>
      </w:r>
      <w:commentRangeEnd w:id="130"/>
      <w:r w:rsidR="00AE26EB" w:rsidRPr="00504058">
        <w:rPr>
          <w:rStyle w:val="CommentReference"/>
          <w:bCs/>
          <w:sz w:val="24"/>
          <w:szCs w:val="24"/>
        </w:rPr>
        <w:commentReference w:id="130"/>
      </w:r>
    </w:p>
    <w:p w14:paraId="1418C630" w14:textId="03713B55" w:rsidR="00F6348E" w:rsidRDefault="00F6348E" w:rsidP="006F605C">
      <w:pPr>
        <w:spacing w:after="0" w:line="240" w:lineRule="auto"/>
        <w:rPr>
          <w:i/>
          <w:iCs/>
          <w:sz w:val="20"/>
          <w:szCs w:val="20"/>
        </w:rPr>
        <w:sectPr w:rsidR="00F6348E" w:rsidSect="00F6348E">
          <w:pgSz w:w="15840" w:h="12240" w:orient="landscape"/>
          <w:pgMar w:top="1440" w:right="1440" w:bottom="1440" w:left="1440" w:header="720" w:footer="720" w:gutter="0"/>
          <w:lnNumType w:countBy="1" w:restart="continuous"/>
          <w:cols w:space="720"/>
          <w:docGrid w:linePitch="360"/>
        </w:sectPr>
      </w:pPr>
    </w:p>
    <w:p w14:paraId="6EEE945F" w14:textId="64BB9A89" w:rsidR="008833F9" w:rsidRDefault="008833F9" w:rsidP="00B60485">
      <w:pPr>
        <w:spacing w:after="0" w:line="480" w:lineRule="auto"/>
      </w:pPr>
      <w:r>
        <w:rPr>
          <w:b/>
          <w:bCs/>
        </w:rPr>
        <w:lastRenderedPageBreak/>
        <w:t>Coho</w:t>
      </w:r>
    </w:p>
    <w:p w14:paraId="48F5B427" w14:textId="2A019152" w:rsidR="007F4181" w:rsidRDefault="00FA6909" w:rsidP="007F4181">
      <w:pPr>
        <w:spacing w:after="0" w:line="480" w:lineRule="auto"/>
      </w:pPr>
      <w:r>
        <w:t xml:space="preserve">The methods used to survey coho </w:t>
      </w:r>
      <w:del w:id="131" w:author="Mark Scheuerell" w:date="2026-10-16T14:35:00Z" w16du:dateUtc="2026-10-16T21:35:00Z">
        <w:r w:rsidR="00583E67" w:rsidDel="00AE26EB">
          <w:delText xml:space="preserve">are </w:delText>
        </w:r>
      </w:del>
      <w:ins w:id="132" w:author="Mark Scheuerell" w:date="2026-10-16T14:35:00Z" w16du:dateUtc="2026-10-16T21:35:00Z">
        <w:r w:rsidR="00AE26EB">
          <w:t>we</w:t>
        </w:r>
        <w:r w:rsidR="00AE26EB">
          <w:t xml:space="preserve">re </w:t>
        </w:r>
      </w:ins>
      <w:r w:rsidR="00583E67">
        <w:t xml:space="preserve">all found to have </w:t>
      </w:r>
      <w:r>
        <w:t>relative</w:t>
      </w:r>
      <w:r w:rsidR="00B01B9B">
        <w:t>ly small</w:t>
      </w:r>
      <w:r>
        <w:t xml:space="preserve"> bias</w:t>
      </w:r>
      <w:r w:rsidR="00B01B9B">
        <w:t xml:space="preserve"> terms</w:t>
      </w:r>
      <w:r w:rsidR="008379A2">
        <w:t xml:space="preserve"> </w:t>
      </w:r>
      <w:r w:rsidR="00B01B9B">
        <w:t>compared to the other species included in this study</w:t>
      </w:r>
      <w:r w:rsidR="00583E67">
        <w:t xml:space="preserve">, </w:t>
      </w:r>
      <w:r w:rsidR="00B01B9B">
        <w:t>with no coho survey method exhibiting a bias term of magnitude greater than 1</w:t>
      </w:r>
      <w:r w:rsidR="00935418">
        <w:t>, and the largest difference between the bias inherent to any two methods being 1.62</w:t>
      </w:r>
      <w:r w:rsidR="00B01B9B">
        <w:t xml:space="preserve"> </w:t>
      </w:r>
      <w:r>
        <w:t>(Figure 10</w:t>
      </w:r>
      <w:r w:rsidR="00CB745D">
        <w:t>, Table 1</w:t>
      </w:r>
      <w:r>
        <w:t>)</w:t>
      </w:r>
      <w:r w:rsidR="000E66FA">
        <w:t xml:space="preserve">. </w:t>
      </w:r>
      <w:r w:rsidR="00471441">
        <w:t>Additionally, no</w:t>
      </w:r>
      <w:r w:rsidR="007F4181">
        <w:t xml:space="preserve"> method </w:t>
      </w:r>
      <w:r w:rsidR="00471441">
        <w:t xml:space="preserve">is </w:t>
      </w:r>
      <w:r w:rsidR="007F4181">
        <w:t xml:space="preserve">exclusively employed to survey populations of certain size (Figure 23). </w:t>
      </w:r>
      <w:r w:rsidR="000E66FA">
        <w:t>‘Area Under Curve’ methods</w:t>
      </w:r>
      <w:r w:rsidR="0092786C">
        <w:t xml:space="preserve"> are shown to be the least biased of all coho survey methods, a noteworthy finding </w:t>
      </w:r>
      <w:r w:rsidR="008379A2">
        <w:t>as the</w:t>
      </w:r>
      <w:r w:rsidR="0092786C">
        <w:t>se methods</w:t>
      </w:r>
      <w:r w:rsidR="008379A2">
        <w:t xml:space="preserve"> are very frequently employed in coho monitoring, especially in the Oregon Coast ESU</w:t>
      </w:r>
      <w:r w:rsidR="000E66FA">
        <w:t xml:space="preserve"> (Table </w:t>
      </w:r>
      <w:r w:rsidR="00E74B04">
        <w:t>4</w:t>
      </w:r>
      <w:r w:rsidR="000E66FA">
        <w:t>).</w:t>
      </w:r>
      <w:r w:rsidR="0024375A">
        <w:t xml:space="preserve"> </w:t>
      </w:r>
      <w:r w:rsidR="006B7B5F">
        <w:t>It must be noted however that c</w:t>
      </w:r>
      <w:r w:rsidR="000978A5">
        <w:t>oho populations in this study are often much larger than Chinook or steelhead populations, meaning that small</w:t>
      </w:r>
      <w:r w:rsidR="006B7B5F">
        <w:t>er</w:t>
      </w:r>
      <w:r w:rsidR="000978A5">
        <w:t xml:space="preserve"> bias terms can still translate to</w:t>
      </w:r>
      <w:r w:rsidR="007F4181" w:rsidRPr="007F4181">
        <w:t xml:space="preserve"> </w:t>
      </w:r>
      <w:r w:rsidR="007F4181">
        <w:t xml:space="preserve">large numbers of </w:t>
      </w:r>
      <w:r w:rsidR="006B7B5F">
        <w:t>fish being over- or undercounted</w:t>
      </w:r>
      <w:r w:rsidR="007F4181">
        <w:t xml:space="preserve"> (Figure 23). </w:t>
      </w:r>
      <w:r w:rsidR="006B7B5F">
        <w:t>Populations within the Lower Columbia River ESU exhibit tendencies towards over- underestimation which are more dramatic than the majority seen in the Oregon Coast ESU, due to the latter’s heavy use of the ‘Area Under Curve’ monitoring methods described above</w:t>
      </w:r>
      <w:r w:rsidR="007F4181">
        <w:t xml:space="preserve"> (Figure 11). Taken in aggregate, </w:t>
      </w:r>
      <w:commentRangeStart w:id="133"/>
      <w:commentRangeStart w:id="134"/>
      <w:r w:rsidR="007F4181">
        <w:t xml:space="preserve">the </w:t>
      </w:r>
      <w:r w:rsidR="006B7B5F">
        <w:t>small negative</w:t>
      </w:r>
      <w:r w:rsidR="007F4181">
        <w:t xml:space="preserve"> biases associated with </w:t>
      </w:r>
      <w:r w:rsidR="006B7B5F">
        <w:t>many population</w:t>
      </w:r>
      <w:ins w:id="135" w:author="Mark Scheuerell" w:date="2026-10-16T14:36:00Z" w16du:dateUtc="2026-10-16T21:36:00Z">
        <w:r w:rsidR="00AE26EB">
          <w:t>s</w:t>
        </w:r>
      </w:ins>
      <w:r w:rsidR="006B7B5F">
        <w:t xml:space="preserve"> </w:t>
      </w:r>
      <w:r w:rsidR="007F4181">
        <w:t xml:space="preserve">within the Oregon Coast ESU could lead to the ESU-level coho abundance being more significantly </w:t>
      </w:r>
      <w:r w:rsidR="00FB6426">
        <w:t>underestimated</w:t>
      </w:r>
      <w:r w:rsidR="007F4181">
        <w:t xml:space="preserve">, </w:t>
      </w:r>
      <w:commentRangeEnd w:id="133"/>
      <w:r w:rsidR="007F4181">
        <w:rPr>
          <w:rStyle w:val="CommentReference"/>
          <w:sz w:val="24"/>
          <w:szCs w:val="24"/>
        </w:rPr>
        <w:commentReference w:id="133"/>
      </w:r>
      <w:commentRangeEnd w:id="134"/>
      <w:r w:rsidR="00AE26EB">
        <w:rPr>
          <w:rStyle w:val="CommentReference"/>
          <w:sz w:val="24"/>
          <w:szCs w:val="24"/>
        </w:rPr>
        <w:commentReference w:id="134"/>
      </w:r>
      <w:r w:rsidR="007F4181">
        <w:t xml:space="preserve">due to this ESU’s much larger number of constituent populations (21 populations in the Oregon Coast ESU compared to 6 in the Lower Columbia River ESU). </w:t>
      </w:r>
    </w:p>
    <w:p w14:paraId="530C5671" w14:textId="342B9592" w:rsidR="008833F9" w:rsidRDefault="000978A5" w:rsidP="00B60485">
      <w:pPr>
        <w:spacing w:after="0" w:line="480" w:lineRule="auto"/>
      </w:pPr>
      <w:r>
        <w:t xml:space="preserve"> </w:t>
      </w:r>
      <w:r w:rsidR="007F4181">
        <w:tab/>
        <w:t>The methods employed to survey coho tend to be associated with much lower precision than those employed in Chinook surveys (Figure 12). This may be in part due to the late-year</w:t>
      </w:r>
      <w:r w:rsidR="007F4181" w:rsidRPr="007F4181">
        <w:t xml:space="preserve"> </w:t>
      </w:r>
      <w:r w:rsidR="007F4181">
        <w:t>run timing of coho necessitating that surveys take place during periods of inclement weather</w:t>
      </w:r>
      <w:r w:rsidR="00A33EBB" w:rsidRPr="00A33EBB">
        <w:t xml:space="preserve"> </w:t>
      </w:r>
      <w:r w:rsidR="00A33EBB">
        <w:t>and high stream flows (National Marine Fisheries Service 2016). The ‘Dam counts + Expansion</w:t>
      </w:r>
    </w:p>
    <w:p w14:paraId="2B7FE55C" w14:textId="2603332D" w:rsidR="000003D4" w:rsidRDefault="000003D4" w:rsidP="000003D4">
      <w:pPr>
        <w:spacing w:after="0" w:line="240" w:lineRule="auto"/>
        <w:rPr>
          <w:i/>
          <w:iCs/>
          <w:sz w:val="20"/>
          <w:szCs w:val="20"/>
        </w:rPr>
      </w:pPr>
      <w:r>
        <w:rPr>
          <w:i/>
          <w:iCs/>
          <w:sz w:val="20"/>
          <w:szCs w:val="20"/>
        </w:rPr>
        <w:lastRenderedPageBreak/>
        <w:t>Table 4</w:t>
      </w:r>
      <w:r w:rsidRPr="005915DE">
        <w:rPr>
          <w:i/>
          <w:iCs/>
          <w:sz w:val="20"/>
          <w:szCs w:val="20"/>
        </w:rPr>
        <w:t xml:space="preserve">: </w:t>
      </w:r>
      <w:r>
        <w:rPr>
          <w:i/>
          <w:iCs/>
          <w:sz w:val="20"/>
          <w:szCs w:val="20"/>
        </w:rPr>
        <w:t>Frequency of Oregon coho annual survey methods by Evolutionarily Significant Unit (ESU), 1980-2024.</w:t>
      </w:r>
    </w:p>
    <w:p w14:paraId="538A548F" w14:textId="3502F55C" w:rsidR="000E66FA" w:rsidRDefault="000E66FA" w:rsidP="000E66FA">
      <w:pPr>
        <w:spacing w:after="0" w:line="480" w:lineRule="auto"/>
      </w:pPr>
      <w:r>
        <w:rPr>
          <w:noProof/>
        </w:rPr>
        <w:drawing>
          <wp:inline distT="0" distB="0" distL="0" distR="0" wp14:anchorId="4D8BA682" wp14:editId="3078094A">
            <wp:extent cx="5943600" cy="4468495"/>
            <wp:effectExtent l="0" t="0" r="0" b="8255"/>
            <wp:docPr id="933911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911548" name=""/>
                    <pic:cNvPicPr/>
                  </pic:nvPicPr>
                  <pic:blipFill>
                    <a:blip r:embed="rId25"/>
                    <a:stretch>
                      <a:fillRect/>
                    </a:stretch>
                  </pic:blipFill>
                  <pic:spPr>
                    <a:xfrm>
                      <a:off x="0" y="0"/>
                      <a:ext cx="5943600" cy="4468495"/>
                    </a:xfrm>
                    <a:prstGeom prst="rect">
                      <a:avLst/>
                    </a:prstGeom>
                  </pic:spPr>
                </pic:pic>
              </a:graphicData>
            </a:graphic>
          </wp:inline>
        </w:drawing>
      </w:r>
    </w:p>
    <w:p w14:paraId="7E97977C" w14:textId="1D9FA78D" w:rsidR="00C15822" w:rsidRDefault="003E281D" w:rsidP="000E66FA">
      <w:pPr>
        <w:spacing w:after="0" w:line="480" w:lineRule="auto"/>
      </w:pPr>
      <w:r>
        <w:t>below dam’ method</w:t>
      </w:r>
      <w:r w:rsidR="001A65D1">
        <w:t xml:space="preserve"> </w:t>
      </w:r>
      <w:r w:rsidR="001351E7">
        <w:t xml:space="preserve">is found </w:t>
      </w:r>
      <w:r w:rsidR="001A65D1">
        <w:t>to be</w:t>
      </w:r>
      <w:r w:rsidR="00DB0928">
        <w:t xml:space="preserve"> particularly imprecise</w:t>
      </w:r>
      <w:r w:rsidR="001351E7">
        <w:t xml:space="preserve"> compared to the other methods analyzed</w:t>
      </w:r>
      <w:r w:rsidR="00DB0928">
        <w:t xml:space="preserve">, although </w:t>
      </w:r>
      <w:r w:rsidR="004A15D5">
        <w:t xml:space="preserve">it </w:t>
      </w:r>
      <w:r w:rsidR="001A65D1">
        <w:t>should be noted that ‘Dam counts + Expansion below dam’ is also one of the least employed methods across both coho ESUs in this study, meaning its impact on the veracity of counts at the ESU level is likely negligible.</w:t>
      </w:r>
      <w:r w:rsidR="00A27F69">
        <w:t xml:space="preserve"> Of greater </w:t>
      </w:r>
      <w:r w:rsidR="00C15822">
        <w:t>interest</w:t>
      </w:r>
      <w:r w:rsidR="00A27F69">
        <w:t xml:space="preserve"> </w:t>
      </w:r>
      <w:r w:rsidR="0075189D">
        <w:t>is</w:t>
      </w:r>
      <w:r w:rsidR="00A27F69">
        <w:t xml:space="preserve"> the </w:t>
      </w:r>
      <w:r w:rsidR="0075189D">
        <w:t>low precision</w:t>
      </w:r>
      <w:r w:rsidR="00A27F69">
        <w:t xml:space="preserve"> associated with certain ‘Area Under Curve’ methods – particularly ‘Area Under Curve: Monitoring Area (Peak count)’, </w:t>
      </w:r>
      <w:r w:rsidR="00C15822">
        <w:t>‘Area Under Curve: Monitoring Area (Total live spawners)’, and ‘Area Under Curve: Population (Total live spawners)’</w:t>
      </w:r>
      <w:r w:rsidR="00F6652F">
        <w:t xml:space="preserve">. These three methods </w:t>
      </w:r>
      <w:r w:rsidR="00C15822">
        <w:t>together make up the majority of methods used to sample coho in this study</w:t>
      </w:r>
      <w:r w:rsidR="00F6652F">
        <w:t>,</w:t>
      </w:r>
      <w:r w:rsidR="00C15822">
        <w:t xml:space="preserve"> </w:t>
      </w:r>
      <w:r w:rsidR="00F6652F">
        <w:t xml:space="preserve">accounting for </w:t>
      </w:r>
      <w:r w:rsidR="00C15822">
        <w:t>almost 80% of surveys conducted in the Oregon Coast ESU</w:t>
      </w:r>
      <w:r w:rsidR="00F6652F">
        <w:t xml:space="preserve"> (Table </w:t>
      </w:r>
      <w:r w:rsidR="00E74B04">
        <w:t>4</w:t>
      </w:r>
      <w:r w:rsidR="00F6652F">
        <w:t>)</w:t>
      </w:r>
      <w:r w:rsidR="00C15822">
        <w:t xml:space="preserve">. </w:t>
      </w:r>
      <w:r w:rsidR="00F6652F">
        <w:t xml:space="preserve">The </w:t>
      </w:r>
      <w:r w:rsidR="00841177">
        <w:t xml:space="preserve">predominance of these methods and </w:t>
      </w:r>
      <w:r w:rsidR="00841177">
        <w:lastRenderedPageBreak/>
        <w:t xml:space="preserve">their </w:t>
      </w:r>
      <w:r w:rsidR="00F6652F">
        <w:t>effect</w:t>
      </w:r>
      <w:r w:rsidR="00841177">
        <w:t>s</w:t>
      </w:r>
      <w:r w:rsidR="00F6652F">
        <w:t xml:space="preserve"> can be seen in the low precision associated with most population</w:t>
      </w:r>
      <w:r w:rsidR="00841177">
        <w:t>s</w:t>
      </w:r>
      <w:r w:rsidR="00F6652F">
        <w:t xml:space="preserve"> in the Oregon Coast ESU (Figure </w:t>
      </w:r>
      <w:r w:rsidR="00841177">
        <w:t>13)</w:t>
      </w:r>
      <w:r w:rsidR="008E33CF">
        <w:t xml:space="preserve">. The Lower Columbia River ESU is generally more precisely </w:t>
      </w:r>
      <w:r w:rsidR="0075189D">
        <w:t>surveyed but</w:t>
      </w:r>
      <w:r w:rsidR="008E33CF">
        <w:t xml:space="preserve"> is still subject to high level of imprecision compared to the ESUs and DPSs of other species in this study.</w:t>
      </w:r>
    </w:p>
    <w:p w14:paraId="097F584C" w14:textId="11508CB2" w:rsidR="00BD1A20" w:rsidRDefault="000B6925" w:rsidP="00BD1A20">
      <w:pPr>
        <w:spacing w:after="0" w:line="480" w:lineRule="auto"/>
      </w:pPr>
      <w:r>
        <w:tab/>
      </w:r>
      <w:r w:rsidR="00995F8A">
        <w:t>P</w:t>
      </w:r>
      <w:r w:rsidR="008C2475">
        <w:t>opulation level differences between coho observations and underlying state estimates</w:t>
      </w:r>
      <w:r w:rsidR="00995F8A">
        <w:t xml:space="preserve"> are less pronounced than those seen across Chinook populations</w:t>
      </w:r>
      <w:r w:rsidR="00BD2D45">
        <w:t xml:space="preserve">, with observations falling within the underlying states’ 95% confidence intervals 63.02% of the time, but also with no populations’ observations falling completely outside said intervals (as was the case for Chinook in the Clatskanie River and all three John Day River populations) </w:t>
      </w:r>
      <w:r w:rsidR="005A5D3B">
        <w:t>(Figure 14)</w:t>
      </w:r>
      <w:r w:rsidR="008C2475">
        <w:t xml:space="preserve">. </w:t>
      </w:r>
      <w:r w:rsidR="003041AD">
        <w:t xml:space="preserve">Nineteen of twenty-six coho populations are recorded more accurately than the 63.02% average for the species, likely due to the </w:t>
      </w:r>
      <w:r w:rsidR="00BD1A20">
        <w:t>heavy rel</w:t>
      </w:r>
      <w:r w:rsidR="003041AD">
        <w:t>iance</w:t>
      </w:r>
      <w:r w:rsidR="00BD1A20">
        <w:t xml:space="preserve"> on ‘Area Under Curve’ survey methods</w:t>
      </w:r>
      <w:r w:rsidR="003041AD">
        <w:t xml:space="preserve"> with relatively small bias terms. </w:t>
      </w:r>
      <w:r w:rsidR="005A5D3B">
        <w:t xml:space="preserve">Beyond this general pattern, a few coho populations are </w:t>
      </w:r>
      <w:r w:rsidR="000747AE">
        <w:t>noticeably</w:t>
      </w:r>
      <w:r w:rsidR="005A5D3B">
        <w:t xml:space="preserve"> overcounted</w:t>
      </w:r>
      <w:r w:rsidR="00603132">
        <w:t>.</w:t>
      </w:r>
      <w:r w:rsidR="000747AE">
        <w:t xml:space="preserve"> Due to exclusive reliance on the exclusively using the ‘Peak spawner count per mile expansion’ survey method,</w:t>
      </w:r>
      <w:r w:rsidR="00603132">
        <w:t xml:space="preserve"> </w:t>
      </w:r>
      <w:r w:rsidR="000747AE">
        <w:t xml:space="preserve">the most upwardly biased of all coho survey methods analyzed, </w:t>
      </w:r>
      <w:r w:rsidR="00603132">
        <w:t>Siltcoos</w:t>
      </w:r>
      <w:r w:rsidR="00BD1A20" w:rsidRPr="00BD1A20">
        <w:t xml:space="preserve"> </w:t>
      </w:r>
      <w:r w:rsidR="00997D84">
        <w:t>River</w:t>
      </w:r>
      <w:r w:rsidR="00BD1A20">
        <w:t xml:space="preserve">, Tahkenitch Lake, and Tenmile Lake observations rarely cross their underlying state estimates’ 95% confidence intervals. </w:t>
      </w:r>
      <w:r w:rsidR="00A204A4">
        <w:t xml:space="preserve">The tendency of Sandy River and Scappoose Creek coho observations to underestimate their underlying states results from these populations frequently being measured using the ‘Dam counts’ and ‘Area Under Curve: Population (Total live spawners) + In-river weir counts’ methods, two of the most downward biased among all coho survey methods. </w:t>
      </w:r>
    </w:p>
    <w:p w14:paraId="30FC388C" w14:textId="5FD0A80D" w:rsidR="00F6348E" w:rsidRPr="00383A76" w:rsidRDefault="00F6348E" w:rsidP="00383A76">
      <w:pPr>
        <w:spacing w:after="0" w:line="480" w:lineRule="auto"/>
        <w:sectPr w:rsidR="00F6348E" w:rsidRPr="00383A76" w:rsidSect="006F605C">
          <w:pgSz w:w="12240" w:h="15840"/>
          <w:pgMar w:top="1440" w:right="1440" w:bottom="1440" w:left="1440" w:header="720" w:footer="720" w:gutter="0"/>
          <w:lnNumType w:countBy="1" w:restart="continuous"/>
          <w:cols w:space="720"/>
          <w:docGrid w:linePitch="360"/>
        </w:sectPr>
      </w:pPr>
    </w:p>
    <w:p w14:paraId="4A86DBED" w14:textId="52099A09" w:rsidR="008E6EE5" w:rsidRDefault="0004003B" w:rsidP="008E6EE5">
      <w:pPr>
        <w:spacing w:after="0" w:line="240" w:lineRule="auto"/>
        <w:rPr>
          <w:i/>
          <w:iCs/>
          <w:sz w:val="20"/>
          <w:szCs w:val="20"/>
        </w:rPr>
      </w:pPr>
      <w:r>
        <w:rPr>
          <w:noProof/>
        </w:rPr>
        <w:lastRenderedPageBreak/>
        <w:drawing>
          <wp:inline distT="0" distB="0" distL="0" distR="0" wp14:anchorId="7F08D115" wp14:editId="0C2E871F">
            <wp:extent cx="8229600" cy="4345940"/>
            <wp:effectExtent l="0" t="0" r="0" b="0"/>
            <wp:docPr id="66425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25252" name=""/>
                    <pic:cNvPicPr/>
                  </pic:nvPicPr>
                  <pic:blipFill>
                    <a:blip r:embed="rId26"/>
                    <a:stretch>
                      <a:fillRect/>
                    </a:stretch>
                  </pic:blipFill>
                  <pic:spPr>
                    <a:xfrm>
                      <a:off x="0" y="0"/>
                      <a:ext cx="8229600" cy="4345940"/>
                    </a:xfrm>
                    <a:prstGeom prst="rect">
                      <a:avLst/>
                    </a:prstGeom>
                  </pic:spPr>
                </pic:pic>
              </a:graphicData>
            </a:graphic>
          </wp:inline>
        </w:drawing>
      </w:r>
      <w:r w:rsidR="00E4636B">
        <w:rPr>
          <w:noProof/>
        </w:rPr>
        <w:t xml:space="preserve"> </w:t>
      </w:r>
      <w:r w:rsidR="006F605C">
        <w:rPr>
          <w:i/>
          <w:iCs/>
          <w:sz w:val="20"/>
          <w:szCs w:val="20"/>
        </w:rPr>
        <w:t>Figure 10</w:t>
      </w:r>
      <w:r w:rsidR="006F605C" w:rsidRPr="005915DE">
        <w:rPr>
          <w:i/>
          <w:iCs/>
          <w:sz w:val="20"/>
          <w:szCs w:val="20"/>
        </w:rPr>
        <w:t>:</w:t>
      </w:r>
      <w:r w:rsidR="006F605C" w:rsidRPr="00E7589D">
        <w:rPr>
          <w:i/>
          <w:iCs/>
          <w:sz w:val="20"/>
          <w:szCs w:val="20"/>
        </w:rPr>
        <w:t xml:space="preserve"> </w:t>
      </w:r>
      <w:r w:rsidR="0061671E">
        <w:rPr>
          <w:i/>
          <w:iCs/>
          <w:sz w:val="20"/>
          <w:szCs w:val="20"/>
        </w:rPr>
        <w:t>Bootstrapped parameter estimates of d</w:t>
      </w:r>
      <w:r w:rsidR="006F605C">
        <w:rPr>
          <w:i/>
          <w:iCs/>
          <w:sz w:val="20"/>
          <w:szCs w:val="20"/>
        </w:rPr>
        <w:t xml:space="preserve">irectional bias in </w:t>
      </w:r>
      <w:r w:rsidR="00843ED1">
        <w:rPr>
          <w:i/>
          <w:iCs/>
          <w:sz w:val="20"/>
          <w:szCs w:val="20"/>
        </w:rPr>
        <w:t>coho</w:t>
      </w:r>
      <w:r w:rsidR="006F605C">
        <w:rPr>
          <w:i/>
          <w:iCs/>
          <w:sz w:val="20"/>
          <w:szCs w:val="20"/>
        </w:rPr>
        <w:t xml:space="preserve"> survey methods</w:t>
      </w:r>
      <w:r w:rsidR="006C609C">
        <w:rPr>
          <w:i/>
          <w:iCs/>
          <w:sz w:val="20"/>
          <w:szCs w:val="20"/>
        </w:rPr>
        <w:t xml:space="preserve"> (n=100)</w:t>
      </w:r>
      <w:r w:rsidR="006F605C">
        <w:rPr>
          <w:i/>
          <w:iCs/>
          <w:sz w:val="20"/>
          <w:szCs w:val="20"/>
        </w:rPr>
        <w:t>. Color groupings are non-scientific</w:t>
      </w:r>
      <w:r w:rsidR="008E6EE5">
        <w:rPr>
          <w:i/>
          <w:iCs/>
          <w:sz w:val="20"/>
          <w:szCs w:val="20"/>
        </w:rPr>
        <w:t xml:space="preserve"> </w:t>
      </w:r>
      <w:r w:rsidR="006F605C">
        <w:rPr>
          <w:i/>
          <w:iCs/>
          <w:sz w:val="20"/>
          <w:szCs w:val="20"/>
        </w:rPr>
        <w:t>and intended only as reference.</w:t>
      </w:r>
    </w:p>
    <w:p w14:paraId="68D98635" w14:textId="7777D081" w:rsidR="008E6EE5" w:rsidRDefault="006F605C" w:rsidP="008E6EE5">
      <w:pPr>
        <w:spacing w:after="0" w:line="240" w:lineRule="auto"/>
        <w:rPr>
          <w:i/>
          <w:iCs/>
          <w:sz w:val="20"/>
          <w:szCs w:val="20"/>
        </w:rPr>
      </w:pPr>
      <w:r>
        <w:rPr>
          <w:i/>
          <w:iCs/>
          <w:sz w:val="20"/>
          <w:szCs w:val="20"/>
        </w:rPr>
        <w:lastRenderedPageBreak/>
        <w:t xml:space="preserve"> </w:t>
      </w:r>
      <w:r w:rsidR="008E6EE5" w:rsidRPr="00832A84">
        <w:rPr>
          <w:i/>
          <w:iCs/>
          <w:noProof/>
          <w:sz w:val="20"/>
          <w:szCs w:val="20"/>
        </w:rPr>
        <w:drawing>
          <wp:inline distT="0" distB="0" distL="0" distR="0" wp14:anchorId="438F6A70" wp14:editId="6FF327E5">
            <wp:extent cx="8229600" cy="4258945"/>
            <wp:effectExtent l="0" t="0" r="0" b="8255"/>
            <wp:docPr id="1660274619" name="Picture 1" descr="The diagram illustrates various coho salmon population metrics, including dam counts, monitoring area data, peak spawner counts, and population sizes, plotted against different group sizes for analy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274619" name="Picture 1" descr="The diagram illustrates various coho salmon population metrics, including dam counts, monitoring area data, peak spawner counts, and population sizes, plotted against different group sizes for analysis.&#10;&#10;AI-generated content may be incorrect."/>
                    <pic:cNvPicPr/>
                  </pic:nvPicPr>
                  <pic:blipFill>
                    <a:blip r:embed="rId27"/>
                    <a:stretch>
                      <a:fillRect/>
                    </a:stretch>
                  </pic:blipFill>
                  <pic:spPr>
                    <a:xfrm>
                      <a:off x="0" y="0"/>
                      <a:ext cx="8229600" cy="4258945"/>
                    </a:xfrm>
                    <a:prstGeom prst="rect">
                      <a:avLst/>
                    </a:prstGeom>
                  </pic:spPr>
                </pic:pic>
              </a:graphicData>
            </a:graphic>
          </wp:inline>
        </w:drawing>
      </w:r>
      <w:r w:rsidR="008E6EE5" w:rsidRPr="00832A84">
        <w:rPr>
          <w:i/>
          <w:iCs/>
          <w:noProof/>
          <w:sz w:val="20"/>
          <w:szCs w:val="20"/>
        </w:rPr>
        <w:t xml:space="preserve"> </w:t>
      </w:r>
      <w:r w:rsidR="008E6EE5" w:rsidRPr="009C5F59">
        <w:rPr>
          <w:i/>
          <w:iCs/>
          <w:sz w:val="20"/>
          <w:szCs w:val="20"/>
        </w:rPr>
        <w:t xml:space="preserve"> </w:t>
      </w:r>
      <w:r w:rsidR="008E6EE5">
        <w:rPr>
          <w:i/>
          <w:iCs/>
          <w:sz w:val="20"/>
          <w:szCs w:val="20"/>
        </w:rPr>
        <w:t>Figure 23</w:t>
      </w:r>
      <w:r w:rsidR="008E6EE5" w:rsidRPr="005915DE">
        <w:rPr>
          <w:i/>
          <w:iCs/>
          <w:sz w:val="20"/>
          <w:szCs w:val="20"/>
        </w:rPr>
        <w:t>:</w:t>
      </w:r>
      <w:r w:rsidR="008E6EE5">
        <w:rPr>
          <w:i/>
          <w:iCs/>
          <w:sz w:val="20"/>
          <w:szCs w:val="20"/>
        </w:rPr>
        <w:t xml:space="preserve"> Distribution of coho survey method use relative to the size of the population being surveyed. Red dashed lines represent populations of one hundred, one thousand, and ten thousand fish in linear space.</w:t>
      </w:r>
    </w:p>
    <w:p w14:paraId="2594FC18" w14:textId="77777777" w:rsidR="008E6EE5" w:rsidRDefault="008E6EE5" w:rsidP="006F605C">
      <w:pPr>
        <w:spacing w:after="0" w:line="240" w:lineRule="auto"/>
        <w:jc w:val="center"/>
        <w:rPr>
          <w:noProof/>
        </w:rPr>
        <w:sectPr w:rsidR="008E6EE5" w:rsidSect="008E6EE5">
          <w:pgSz w:w="15840" w:h="12240" w:orient="landscape"/>
          <w:pgMar w:top="1440" w:right="1440" w:bottom="1440" w:left="1440" w:header="720" w:footer="720" w:gutter="0"/>
          <w:lnNumType w:countBy="1" w:restart="continuous"/>
          <w:cols w:space="720"/>
          <w:docGrid w:linePitch="360"/>
        </w:sectPr>
      </w:pPr>
    </w:p>
    <w:p w14:paraId="44AFAEC0" w14:textId="1AB8FCC9" w:rsidR="006F605C" w:rsidRPr="005915DE" w:rsidRDefault="00CE184A" w:rsidP="006F605C">
      <w:pPr>
        <w:spacing w:after="0" w:line="240" w:lineRule="auto"/>
        <w:jc w:val="center"/>
        <w:rPr>
          <w:i/>
          <w:iCs/>
          <w:sz w:val="20"/>
          <w:szCs w:val="20"/>
        </w:rPr>
      </w:pPr>
      <w:r>
        <w:rPr>
          <w:noProof/>
        </w:rPr>
        <w:lastRenderedPageBreak/>
        <w:drawing>
          <wp:inline distT="0" distB="0" distL="0" distR="0" wp14:anchorId="2ACC8275" wp14:editId="7E6B63E9">
            <wp:extent cx="6439407" cy="4720856"/>
            <wp:effectExtent l="0" t="0" r="0" b="3810"/>
            <wp:docPr id="937880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880767" name=""/>
                    <pic:cNvPicPr/>
                  </pic:nvPicPr>
                  <pic:blipFill>
                    <a:blip r:embed="rId28"/>
                    <a:stretch>
                      <a:fillRect/>
                    </a:stretch>
                  </pic:blipFill>
                  <pic:spPr>
                    <a:xfrm>
                      <a:off x="0" y="0"/>
                      <a:ext cx="6450031" cy="4728645"/>
                    </a:xfrm>
                    <a:prstGeom prst="rect">
                      <a:avLst/>
                    </a:prstGeom>
                  </pic:spPr>
                </pic:pic>
              </a:graphicData>
            </a:graphic>
          </wp:inline>
        </w:drawing>
      </w:r>
      <w:r w:rsidR="00350941" w:rsidRPr="00105F6D">
        <w:rPr>
          <w:noProof/>
        </w:rPr>
        <w:t xml:space="preserve"> </w:t>
      </w:r>
    </w:p>
    <w:p w14:paraId="21B4C104" w14:textId="4A62305B" w:rsidR="00F6348E" w:rsidRDefault="006F605C" w:rsidP="006F605C">
      <w:pPr>
        <w:spacing w:after="0" w:line="240" w:lineRule="auto"/>
        <w:rPr>
          <w:noProof/>
        </w:rPr>
        <w:sectPr w:rsidR="00F6348E" w:rsidSect="006F605C">
          <w:pgSz w:w="12240" w:h="15840"/>
          <w:pgMar w:top="1440" w:right="1440" w:bottom="1440" w:left="1440" w:header="720" w:footer="720" w:gutter="0"/>
          <w:lnNumType w:countBy="1" w:restart="continuous"/>
          <w:cols w:space="720"/>
          <w:docGrid w:linePitch="360"/>
        </w:sectPr>
      </w:pPr>
      <w:r>
        <w:rPr>
          <w:i/>
          <w:iCs/>
          <w:sz w:val="20"/>
          <w:szCs w:val="20"/>
        </w:rPr>
        <w:t>Figure 11</w:t>
      </w:r>
      <w:r w:rsidRPr="005915DE">
        <w:rPr>
          <w:i/>
          <w:iCs/>
          <w:sz w:val="20"/>
          <w:szCs w:val="20"/>
        </w:rPr>
        <w:t xml:space="preserve">: </w:t>
      </w:r>
      <w:r w:rsidR="0061671E">
        <w:rPr>
          <w:i/>
          <w:iCs/>
          <w:sz w:val="20"/>
          <w:szCs w:val="20"/>
        </w:rPr>
        <w:t xml:space="preserve">Average directional bias in population-level observations resulting from choice of survey methods across </w:t>
      </w:r>
      <w:r>
        <w:rPr>
          <w:i/>
          <w:iCs/>
          <w:sz w:val="20"/>
          <w:szCs w:val="20"/>
        </w:rPr>
        <w:t xml:space="preserve">Oregon </w:t>
      </w:r>
      <w:r w:rsidR="00843ED1">
        <w:rPr>
          <w:i/>
          <w:iCs/>
          <w:sz w:val="20"/>
          <w:szCs w:val="20"/>
        </w:rPr>
        <w:t>coho</w:t>
      </w:r>
      <w:r>
        <w:rPr>
          <w:i/>
          <w:iCs/>
          <w:sz w:val="20"/>
          <w:szCs w:val="20"/>
        </w:rPr>
        <w:t xml:space="preserve"> populations from 1980-2024.</w:t>
      </w:r>
    </w:p>
    <w:p w14:paraId="2E5D7ED6" w14:textId="3207BF25" w:rsidR="00F6348E" w:rsidRDefault="0004003B" w:rsidP="006F605C">
      <w:pPr>
        <w:spacing w:after="0" w:line="240" w:lineRule="auto"/>
        <w:rPr>
          <w:i/>
          <w:iCs/>
          <w:sz w:val="20"/>
          <w:szCs w:val="20"/>
        </w:rPr>
        <w:sectPr w:rsidR="00F6348E" w:rsidSect="00F6348E">
          <w:pgSz w:w="15840" w:h="12240" w:orient="landscape"/>
          <w:pgMar w:top="1440" w:right="1440" w:bottom="1440" w:left="1440" w:header="720" w:footer="720" w:gutter="0"/>
          <w:lnNumType w:countBy="1" w:restart="continuous"/>
          <w:cols w:space="720"/>
          <w:docGrid w:linePitch="360"/>
        </w:sectPr>
      </w:pPr>
      <w:r>
        <w:rPr>
          <w:noProof/>
        </w:rPr>
        <w:lastRenderedPageBreak/>
        <w:drawing>
          <wp:inline distT="0" distB="0" distL="0" distR="0" wp14:anchorId="0FC3650C" wp14:editId="6832C598">
            <wp:extent cx="8229600" cy="4354195"/>
            <wp:effectExtent l="0" t="0" r="0" b="8255"/>
            <wp:docPr id="1562237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237822" name=""/>
                    <pic:cNvPicPr/>
                  </pic:nvPicPr>
                  <pic:blipFill>
                    <a:blip r:embed="rId29"/>
                    <a:stretch>
                      <a:fillRect/>
                    </a:stretch>
                  </pic:blipFill>
                  <pic:spPr>
                    <a:xfrm>
                      <a:off x="0" y="0"/>
                      <a:ext cx="8229600" cy="4354195"/>
                    </a:xfrm>
                    <a:prstGeom prst="rect">
                      <a:avLst/>
                    </a:prstGeom>
                  </pic:spPr>
                </pic:pic>
              </a:graphicData>
            </a:graphic>
          </wp:inline>
        </w:drawing>
      </w:r>
      <w:r w:rsidR="00E4636B">
        <w:rPr>
          <w:noProof/>
        </w:rPr>
        <w:t xml:space="preserve"> </w:t>
      </w:r>
      <w:r w:rsidR="006F605C">
        <w:rPr>
          <w:i/>
          <w:iCs/>
          <w:sz w:val="20"/>
          <w:szCs w:val="20"/>
        </w:rPr>
        <w:t>Figure 12</w:t>
      </w:r>
      <w:r w:rsidR="006F605C" w:rsidRPr="005915DE">
        <w:rPr>
          <w:i/>
          <w:iCs/>
          <w:sz w:val="20"/>
          <w:szCs w:val="20"/>
        </w:rPr>
        <w:t xml:space="preserve">: </w:t>
      </w:r>
      <w:r w:rsidR="0061671E">
        <w:rPr>
          <w:i/>
          <w:iCs/>
          <w:sz w:val="20"/>
          <w:szCs w:val="20"/>
        </w:rPr>
        <w:t>Bootstrapped parameter estimates of p</w:t>
      </w:r>
      <w:r w:rsidR="00523877">
        <w:rPr>
          <w:i/>
          <w:iCs/>
          <w:sz w:val="20"/>
          <w:szCs w:val="20"/>
        </w:rPr>
        <w:t>recision (</w:t>
      </w:r>
      <w:r w:rsidR="00523877">
        <w:rPr>
          <w:rFonts w:cstheme="minorHAnsi"/>
          <w:i/>
          <w:iCs/>
          <w:sz w:val="20"/>
          <w:szCs w:val="20"/>
        </w:rPr>
        <w:t>σ</w:t>
      </w:r>
      <w:r w:rsidR="00523877" w:rsidRPr="00183E52">
        <w:rPr>
          <w:i/>
          <w:iCs/>
          <w:sz w:val="20"/>
          <w:szCs w:val="20"/>
          <w:vertAlign w:val="superscript"/>
        </w:rPr>
        <w:t>-2</w:t>
      </w:r>
      <w:r w:rsidR="00523877">
        <w:rPr>
          <w:i/>
          <w:iCs/>
          <w:sz w:val="20"/>
          <w:szCs w:val="20"/>
        </w:rPr>
        <w:t xml:space="preserve">) </w:t>
      </w:r>
      <w:r w:rsidR="006F605C">
        <w:rPr>
          <w:i/>
          <w:iCs/>
          <w:sz w:val="20"/>
          <w:szCs w:val="20"/>
        </w:rPr>
        <w:t xml:space="preserve">in </w:t>
      </w:r>
      <w:r w:rsidR="00843ED1">
        <w:rPr>
          <w:i/>
          <w:iCs/>
          <w:sz w:val="20"/>
          <w:szCs w:val="20"/>
        </w:rPr>
        <w:t>coho</w:t>
      </w:r>
      <w:r w:rsidR="006F605C">
        <w:rPr>
          <w:i/>
          <w:iCs/>
          <w:sz w:val="20"/>
          <w:szCs w:val="20"/>
        </w:rPr>
        <w:t xml:space="preserve"> survey methods</w:t>
      </w:r>
      <w:r w:rsidR="006C609C">
        <w:rPr>
          <w:i/>
          <w:iCs/>
          <w:sz w:val="20"/>
          <w:szCs w:val="20"/>
        </w:rPr>
        <w:t xml:space="preserve"> (n=100)</w:t>
      </w:r>
      <w:r w:rsidR="006F605C">
        <w:rPr>
          <w:i/>
          <w:iCs/>
          <w:sz w:val="20"/>
          <w:szCs w:val="20"/>
        </w:rPr>
        <w:t>. Color groupings are non-scientific and intended only as reference.</w:t>
      </w:r>
    </w:p>
    <w:p w14:paraId="22CFE04E" w14:textId="5A0672D6" w:rsidR="006F605C" w:rsidRDefault="006F605C" w:rsidP="006F605C">
      <w:pPr>
        <w:spacing w:after="0" w:line="240" w:lineRule="auto"/>
        <w:rPr>
          <w:i/>
          <w:iCs/>
          <w:sz w:val="20"/>
          <w:szCs w:val="20"/>
        </w:rPr>
      </w:pPr>
    </w:p>
    <w:p w14:paraId="351C241D" w14:textId="1DA8B756" w:rsidR="006F605C" w:rsidRPr="005915DE" w:rsidRDefault="00CE184A" w:rsidP="006F605C">
      <w:pPr>
        <w:spacing w:after="0" w:line="240" w:lineRule="auto"/>
        <w:jc w:val="center"/>
        <w:rPr>
          <w:i/>
          <w:iCs/>
          <w:sz w:val="20"/>
          <w:szCs w:val="20"/>
        </w:rPr>
      </w:pPr>
      <w:r>
        <w:rPr>
          <w:noProof/>
        </w:rPr>
        <w:drawing>
          <wp:inline distT="0" distB="0" distL="0" distR="0" wp14:anchorId="62AD4EBE" wp14:editId="089AF538">
            <wp:extent cx="6595804" cy="4805917"/>
            <wp:effectExtent l="0" t="0" r="0" b="0"/>
            <wp:docPr id="886878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878263" name=""/>
                    <pic:cNvPicPr/>
                  </pic:nvPicPr>
                  <pic:blipFill>
                    <a:blip r:embed="rId30"/>
                    <a:stretch>
                      <a:fillRect/>
                    </a:stretch>
                  </pic:blipFill>
                  <pic:spPr>
                    <a:xfrm>
                      <a:off x="0" y="0"/>
                      <a:ext cx="6602948" cy="4811122"/>
                    </a:xfrm>
                    <a:prstGeom prst="rect">
                      <a:avLst/>
                    </a:prstGeom>
                  </pic:spPr>
                </pic:pic>
              </a:graphicData>
            </a:graphic>
          </wp:inline>
        </w:drawing>
      </w:r>
      <w:r w:rsidR="00350941" w:rsidRPr="00105F6D">
        <w:rPr>
          <w:noProof/>
        </w:rPr>
        <w:t xml:space="preserve"> </w:t>
      </w:r>
    </w:p>
    <w:p w14:paraId="2C73F949" w14:textId="5E02330C" w:rsidR="00F6348E" w:rsidRDefault="006F605C" w:rsidP="006F605C">
      <w:pPr>
        <w:rPr>
          <w:i/>
          <w:iCs/>
          <w:noProof/>
          <w:sz w:val="20"/>
          <w:szCs w:val="20"/>
        </w:rPr>
        <w:sectPr w:rsidR="00F6348E" w:rsidSect="006F605C">
          <w:pgSz w:w="12240" w:h="15840"/>
          <w:pgMar w:top="1440" w:right="1440" w:bottom="1440" w:left="1440" w:header="720" w:footer="720" w:gutter="0"/>
          <w:lnNumType w:countBy="1" w:restart="continuous"/>
          <w:cols w:space="720"/>
          <w:docGrid w:linePitch="360"/>
        </w:sectPr>
      </w:pPr>
      <w:r>
        <w:rPr>
          <w:i/>
          <w:iCs/>
          <w:sz w:val="20"/>
          <w:szCs w:val="20"/>
        </w:rPr>
        <w:t>Figure 13</w:t>
      </w:r>
      <w:r w:rsidRPr="005915DE">
        <w:rPr>
          <w:i/>
          <w:iCs/>
          <w:sz w:val="20"/>
          <w:szCs w:val="20"/>
        </w:rPr>
        <w:t xml:space="preserve">: </w:t>
      </w:r>
      <w:r>
        <w:rPr>
          <w:i/>
          <w:iCs/>
          <w:sz w:val="20"/>
          <w:szCs w:val="20"/>
        </w:rPr>
        <w:t xml:space="preserve">Average precision due to choice of survey methods across Oregon </w:t>
      </w:r>
      <w:r w:rsidR="00843ED1">
        <w:rPr>
          <w:i/>
          <w:iCs/>
          <w:sz w:val="20"/>
          <w:szCs w:val="20"/>
        </w:rPr>
        <w:t>coho</w:t>
      </w:r>
      <w:r>
        <w:rPr>
          <w:i/>
          <w:iCs/>
          <w:sz w:val="20"/>
          <w:szCs w:val="20"/>
        </w:rPr>
        <w:t xml:space="preserve"> populations from 1980-2024. </w:t>
      </w:r>
    </w:p>
    <w:p w14:paraId="1984D7FD" w14:textId="242D8C4B" w:rsidR="006D5B2D" w:rsidRDefault="002D6A30">
      <w:pPr>
        <w:sectPr w:rsidR="006D5B2D" w:rsidSect="006D5B2D">
          <w:pgSz w:w="15840" w:h="12240" w:orient="landscape"/>
          <w:pgMar w:top="1440" w:right="1440" w:bottom="1440" w:left="1440" w:header="720" w:footer="720" w:gutter="0"/>
          <w:lnNumType w:countBy="1" w:restart="continuous"/>
          <w:cols w:space="720"/>
          <w:docGrid w:linePitch="360"/>
        </w:sectPr>
      </w:pPr>
      <w:r w:rsidRPr="002D6A30">
        <w:rPr>
          <w:noProof/>
        </w:rPr>
        <w:lastRenderedPageBreak/>
        <w:drawing>
          <wp:inline distT="0" distB="0" distL="0" distR="0" wp14:anchorId="28B836BF" wp14:editId="48947A27">
            <wp:extent cx="8229600" cy="4298315"/>
            <wp:effectExtent l="0" t="0" r="0" b="6985"/>
            <wp:docPr id="902668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668378" name=""/>
                    <pic:cNvPicPr/>
                  </pic:nvPicPr>
                  <pic:blipFill>
                    <a:blip r:embed="rId31"/>
                    <a:stretch>
                      <a:fillRect/>
                    </a:stretch>
                  </pic:blipFill>
                  <pic:spPr>
                    <a:xfrm>
                      <a:off x="0" y="0"/>
                      <a:ext cx="8229600" cy="4298315"/>
                    </a:xfrm>
                    <a:prstGeom prst="rect">
                      <a:avLst/>
                    </a:prstGeom>
                  </pic:spPr>
                </pic:pic>
              </a:graphicData>
            </a:graphic>
          </wp:inline>
        </w:drawing>
      </w:r>
      <w:r w:rsidRPr="005915DE">
        <w:rPr>
          <w:i/>
          <w:iCs/>
          <w:sz w:val="20"/>
          <w:szCs w:val="20"/>
        </w:rPr>
        <w:t xml:space="preserve">Figure </w:t>
      </w:r>
      <w:r>
        <w:rPr>
          <w:i/>
          <w:iCs/>
          <w:sz w:val="20"/>
          <w:szCs w:val="20"/>
        </w:rPr>
        <w:t>14</w:t>
      </w:r>
      <w:r w:rsidRPr="005915DE">
        <w:rPr>
          <w:i/>
          <w:iCs/>
          <w:sz w:val="20"/>
          <w:szCs w:val="20"/>
        </w:rPr>
        <w:t xml:space="preserve">: </w:t>
      </w:r>
      <w:r>
        <w:rPr>
          <w:i/>
          <w:iCs/>
          <w:sz w:val="20"/>
          <w:szCs w:val="20"/>
        </w:rPr>
        <w:t>Population level comparison of fitted abundance estimates (red) and survey observations (blue) with 95% confidence intervals of Oregon coho from 1980 – 2024. Percentages in bottom left corner reflect the number of years in which the observed value falls within the state estimate’s 95% confidence interval. Overall, 63.02% of values recorded in coho surveys fall within their respective population estimate’s 95% confidence interval.</w:t>
      </w:r>
      <w:r w:rsidRPr="002D6A30">
        <w:rPr>
          <w:noProof/>
        </w:rPr>
        <w:t xml:space="preserve"> </w:t>
      </w:r>
      <w:r w:rsidR="00BE320C">
        <w:rPr>
          <w:noProof/>
        </w:rPr>
        <w:lastRenderedPageBreak/>
        <w:drawing>
          <wp:inline distT="0" distB="0" distL="0" distR="0" wp14:anchorId="5D571230" wp14:editId="29604E80">
            <wp:extent cx="8229600" cy="4340860"/>
            <wp:effectExtent l="0" t="0" r="0" b="2540"/>
            <wp:docPr id="1521249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249224" name=""/>
                    <pic:cNvPicPr/>
                  </pic:nvPicPr>
                  <pic:blipFill>
                    <a:blip r:embed="rId32"/>
                    <a:stretch>
                      <a:fillRect/>
                    </a:stretch>
                  </pic:blipFill>
                  <pic:spPr>
                    <a:xfrm>
                      <a:off x="0" y="0"/>
                      <a:ext cx="8229600" cy="4340860"/>
                    </a:xfrm>
                    <a:prstGeom prst="rect">
                      <a:avLst/>
                    </a:prstGeom>
                  </pic:spPr>
                </pic:pic>
              </a:graphicData>
            </a:graphic>
          </wp:inline>
        </w:drawing>
      </w:r>
      <w:r w:rsidR="006D5B2D" w:rsidRPr="005915DE">
        <w:rPr>
          <w:i/>
          <w:iCs/>
          <w:sz w:val="20"/>
          <w:szCs w:val="20"/>
        </w:rPr>
        <w:t xml:space="preserve">Figure </w:t>
      </w:r>
      <w:r w:rsidR="006D5B2D">
        <w:rPr>
          <w:i/>
          <w:iCs/>
          <w:sz w:val="20"/>
          <w:szCs w:val="20"/>
        </w:rPr>
        <w:t>14</w:t>
      </w:r>
      <w:r w:rsidR="006D5B2D" w:rsidRPr="005915DE">
        <w:rPr>
          <w:i/>
          <w:iCs/>
          <w:sz w:val="20"/>
          <w:szCs w:val="20"/>
        </w:rPr>
        <w:t xml:space="preserve">: </w:t>
      </w:r>
      <w:r w:rsidR="0000089C">
        <w:rPr>
          <w:i/>
          <w:iCs/>
          <w:sz w:val="20"/>
          <w:szCs w:val="20"/>
        </w:rPr>
        <w:t>Population level comparison of fitted abundance estimates with 95% confidence intervals (red) and survey observations (blue) of Oregon coho from 1980 – 2024. Percentages in bottom left corner reflect the number of years in which the observed value falls within the state estimate’s 95% confidence interval.</w:t>
      </w:r>
      <w:r w:rsidR="00475999">
        <w:rPr>
          <w:i/>
          <w:iCs/>
          <w:sz w:val="20"/>
          <w:szCs w:val="20"/>
        </w:rPr>
        <w:t xml:space="preserve"> Overall, </w:t>
      </w:r>
      <w:r w:rsidR="00567AFE">
        <w:rPr>
          <w:i/>
          <w:iCs/>
          <w:sz w:val="20"/>
          <w:szCs w:val="20"/>
        </w:rPr>
        <w:t>63.02</w:t>
      </w:r>
      <w:r w:rsidR="00475999">
        <w:rPr>
          <w:i/>
          <w:iCs/>
          <w:sz w:val="20"/>
          <w:szCs w:val="20"/>
        </w:rPr>
        <w:t xml:space="preserve">% of values recorded in coho surveys fall within </w:t>
      </w:r>
      <w:r w:rsidR="005C126E">
        <w:rPr>
          <w:i/>
          <w:iCs/>
          <w:sz w:val="20"/>
          <w:szCs w:val="20"/>
        </w:rPr>
        <w:t xml:space="preserve">their respective population </w:t>
      </w:r>
      <w:r w:rsidR="00475999">
        <w:rPr>
          <w:i/>
          <w:iCs/>
          <w:sz w:val="20"/>
          <w:szCs w:val="20"/>
        </w:rPr>
        <w:t>estimate’s 95% confidence interval.</w:t>
      </w:r>
    </w:p>
    <w:p w14:paraId="1A499BD3" w14:textId="22BEDC24" w:rsidR="00A20E69" w:rsidRDefault="00A20E69" w:rsidP="000E66FA">
      <w:pPr>
        <w:spacing w:after="0" w:line="480" w:lineRule="auto"/>
        <w:rPr>
          <w:b/>
          <w:bCs/>
        </w:rPr>
      </w:pPr>
      <w:r>
        <w:rPr>
          <w:b/>
          <w:bCs/>
        </w:rPr>
        <w:lastRenderedPageBreak/>
        <w:t>Steelhead</w:t>
      </w:r>
    </w:p>
    <w:p w14:paraId="4B3737A3" w14:textId="41BB4F39" w:rsidR="00196729" w:rsidRDefault="006D6E52" w:rsidP="00196729">
      <w:pPr>
        <w:spacing w:after="0" w:line="480" w:lineRule="auto"/>
      </w:pPr>
      <w:r>
        <w:t>With the exception on the ‘In-river weir counts’ method, t</w:t>
      </w:r>
      <w:r w:rsidR="00165E63">
        <w:t xml:space="preserve">he magnitude of bias associated with many </w:t>
      </w:r>
      <w:r w:rsidR="00843ED1">
        <w:t>steelhead</w:t>
      </w:r>
      <w:r w:rsidR="00165E63">
        <w:t xml:space="preserve"> survey methods </w:t>
      </w:r>
      <w:r>
        <w:t xml:space="preserve">tends to be </w:t>
      </w:r>
      <w:r w:rsidR="009C5BF5">
        <w:t>low</w:t>
      </w:r>
      <w:r w:rsidR="00906FB1">
        <w:t xml:space="preserve"> (0.51 or less for all other methods)</w:t>
      </w:r>
      <w:r>
        <w:t xml:space="preserve"> </w:t>
      </w:r>
      <w:r w:rsidR="00165E63">
        <w:t>(</w:t>
      </w:r>
      <w:r w:rsidR="000351EF">
        <w:t xml:space="preserve">Table 1, </w:t>
      </w:r>
      <w:r w:rsidR="00165E63">
        <w:t xml:space="preserve">Figure 16). </w:t>
      </w:r>
      <w:r w:rsidR="00BA243D">
        <w:t>The downward bias of the ‘In-river weir counts’ method, coupled with the fact that this method is almost exclusively used to survey populations of less than 100 fish, means that undercounts due to this method may not be enormous in terms of absolute numbers of fish</w:t>
      </w:r>
      <w:r w:rsidR="009F15DF">
        <w:t>, but that the percentage of fish not being</w:t>
      </w:r>
      <w:r w:rsidR="00BA243D">
        <w:t xml:space="preserve"> </w:t>
      </w:r>
      <w:r w:rsidR="009F15DF">
        <w:t xml:space="preserve">counted in these populations is quite high </w:t>
      </w:r>
      <w:r w:rsidR="00BA243D">
        <w:t xml:space="preserve">(Figure 25). </w:t>
      </w:r>
      <w:r>
        <w:t>The two most positively biased methods are</w:t>
      </w:r>
      <w:r w:rsidR="000351EF">
        <w:t xml:space="preserve"> ‘Dam counts + Expansion below dam’ and ‘</w:t>
      </w:r>
      <w:commentRangeStart w:id="136"/>
      <w:commentRangeStart w:id="137"/>
      <w:r>
        <w:t>Total redd counts</w:t>
      </w:r>
      <w:r w:rsidR="000351EF">
        <w:t xml:space="preserve"> * Fish per redd estimate</w:t>
      </w:r>
      <w:r>
        <w:t xml:space="preserve"> </w:t>
      </w:r>
      <w:commentRangeEnd w:id="136"/>
      <w:r w:rsidR="00CD21E4">
        <w:rPr>
          <w:rStyle w:val="CommentReference"/>
          <w:sz w:val="24"/>
          <w:szCs w:val="24"/>
        </w:rPr>
        <w:commentReference w:id="136"/>
      </w:r>
      <w:commentRangeEnd w:id="137"/>
      <w:r w:rsidR="00BB2FEA">
        <w:rPr>
          <w:rStyle w:val="CommentReference"/>
          <w:sz w:val="24"/>
          <w:szCs w:val="24"/>
        </w:rPr>
        <w:commentReference w:id="137"/>
      </w:r>
      <w:r>
        <w:t>+ Dam counts</w:t>
      </w:r>
      <w:r w:rsidR="000351EF">
        <w:t>’</w:t>
      </w:r>
      <w:r w:rsidR="005C7381">
        <w:t>, the latter of which is exclusively used to monitor populations of over 1,000 individuals.</w:t>
      </w:r>
      <w:r w:rsidR="000351EF">
        <w:t xml:space="preserve"> </w:t>
      </w:r>
      <w:r w:rsidR="005C7381">
        <w:t>O</w:t>
      </w:r>
      <w:r w:rsidR="0042437D">
        <w:t xml:space="preserve">f note is the </w:t>
      </w:r>
      <w:r w:rsidR="009C5BF5">
        <w:t>most employed</w:t>
      </w:r>
      <w:r w:rsidR="0042437D">
        <w:t xml:space="preserve"> survey method for </w:t>
      </w:r>
      <w:r w:rsidR="00843ED1">
        <w:t>steelhead</w:t>
      </w:r>
      <w:r w:rsidR="0042437D">
        <w:t>, ‘Redd count expansion * Fish per redd estimate’, which makes up roughly 52% of all DPS observations (Table 5). This frequently used method is not associated with a strong positive or negative relative bias</w:t>
      </w:r>
      <w:r w:rsidR="00020551">
        <w:t>, meaning average bias across most populations remains low, most especially in the Snake River Basin DPS and Middle Columbia River DPS</w:t>
      </w:r>
      <w:r>
        <w:t xml:space="preserve"> </w:t>
      </w:r>
      <w:r w:rsidR="009F15DF">
        <w:t>(</w:t>
      </w:r>
      <w:r>
        <w:t>the Snake River Basin DPS</w:t>
      </w:r>
      <w:r w:rsidR="009F15DF">
        <w:t xml:space="preserve"> is</w:t>
      </w:r>
      <w:r>
        <w:t xml:space="preserve"> surveyed exclusively using this method</w:t>
      </w:r>
      <w:r w:rsidR="009F15DF">
        <w:t>)</w:t>
      </w:r>
      <w:r w:rsidR="00D36D87">
        <w:t xml:space="preserve"> (Figure 17)</w:t>
      </w:r>
      <w:r w:rsidR="0042437D">
        <w:t>.</w:t>
      </w:r>
      <w:r w:rsidR="00D36D87">
        <w:t xml:space="preserve"> </w:t>
      </w:r>
      <w:commentRangeStart w:id="138"/>
      <w:r w:rsidR="00317AF9">
        <w:t xml:space="preserve">Among the four </w:t>
      </w:r>
      <w:r w:rsidR="00843ED1">
        <w:t>steelhead</w:t>
      </w:r>
      <w:r w:rsidR="00317AF9">
        <w:t xml:space="preserve"> DPS, the Upper Willamette River DPS stands out </w:t>
      </w:r>
      <w:r w:rsidR="009C5BF5">
        <w:t>due to</w:t>
      </w:r>
      <w:r w:rsidR="00317AF9">
        <w:t xml:space="preserve"> its strong upward bias</w:t>
      </w:r>
      <w:r>
        <w:t>,</w:t>
      </w:r>
      <w:r w:rsidR="00317AF9">
        <w:t xml:space="preserve"> </w:t>
      </w:r>
      <w:r w:rsidR="009C5BF5">
        <w:t>as</w:t>
      </w:r>
      <w:r w:rsidR="00317AF9">
        <w:t xml:space="preserve"> th</w:t>
      </w:r>
      <w:r>
        <w:t>is</w:t>
      </w:r>
      <w:r w:rsidR="00317AF9">
        <w:t xml:space="preserve"> DPS </w:t>
      </w:r>
      <w:r w:rsidR="009C5BF5">
        <w:t xml:space="preserve">is </w:t>
      </w:r>
      <w:r w:rsidR="00317AF9">
        <w:t>exclusively surveyed using the ‘Peak redd count expansion * Fish per redd estimate’ method</w:t>
      </w:r>
      <w:r>
        <w:t xml:space="preserve"> (</w:t>
      </w:r>
      <w:r w:rsidR="00196729">
        <w:t>Table 1, Figure 17).</w:t>
      </w:r>
      <w:commentRangeEnd w:id="138"/>
      <w:r w:rsidR="005C7381">
        <w:rPr>
          <w:rStyle w:val="CommentReference"/>
          <w:sz w:val="24"/>
          <w:szCs w:val="24"/>
        </w:rPr>
        <w:commentReference w:id="138"/>
      </w:r>
    </w:p>
    <w:p w14:paraId="7EE3EB33" w14:textId="43B249D8" w:rsidR="005C7381" w:rsidRDefault="005C7381" w:rsidP="005C7381">
      <w:pPr>
        <w:spacing w:after="0" w:line="480" w:lineRule="auto"/>
        <w:ind w:firstLine="720"/>
      </w:pPr>
      <w:r>
        <w:t>Precision associated with steelhead survey methods is high compared with the estimates associated with Chinook and coho surveys. While the ‘Total redd counts * Fish per redd estimate’ method stands out as being highly imprecise when compared to other steelhead</w:t>
      </w:r>
      <w:r w:rsidRPr="005C7381">
        <w:t xml:space="preserve"> </w:t>
      </w:r>
      <w:r>
        <w:t>survey methods, it is nonetheless quite accurate compared to the most imprecise methods for</w:t>
      </w:r>
    </w:p>
    <w:p w14:paraId="20BFE732" w14:textId="511A1667" w:rsidR="0042437D" w:rsidRDefault="00727900" w:rsidP="00727900">
      <w:pPr>
        <w:spacing w:after="0" w:line="240" w:lineRule="auto"/>
      </w:pPr>
      <w:r>
        <w:rPr>
          <w:i/>
          <w:iCs/>
          <w:sz w:val="20"/>
          <w:szCs w:val="20"/>
        </w:rPr>
        <w:lastRenderedPageBreak/>
        <w:t>Table 5</w:t>
      </w:r>
      <w:r w:rsidRPr="005915DE">
        <w:rPr>
          <w:i/>
          <w:iCs/>
          <w:sz w:val="20"/>
          <w:szCs w:val="20"/>
        </w:rPr>
        <w:t xml:space="preserve">: </w:t>
      </w:r>
      <w:r>
        <w:rPr>
          <w:i/>
          <w:iCs/>
          <w:sz w:val="20"/>
          <w:szCs w:val="20"/>
        </w:rPr>
        <w:t>Frequency of Oregon steelhead annual survey methods by Distinct Population Segment (DPS), 1980-2024. Note that, although the ‘In-river weir counts’ only appears in a DPS 3 times, this method was also employed in surveying populations outside of these DPSs, allowing for sufficient datapoints to estimate bias and variance terms.</w:t>
      </w:r>
    </w:p>
    <w:p w14:paraId="6EC2B8C7" w14:textId="44B8FFAF" w:rsidR="0042437D" w:rsidRPr="00B60485" w:rsidRDefault="0042437D" w:rsidP="0042437D">
      <w:pPr>
        <w:spacing w:after="0" w:line="240" w:lineRule="auto"/>
        <w:rPr>
          <w:i/>
          <w:iCs/>
          <w:sz w:val="20"/>
          <w:szCs w:val="20"/>
        </w:rPr>
      </w:pPr>
      <w:commentRangeStart w:id="139"/>
      <w:r>
        <w:rPr>
          <w:noProof/>
        </w:rPr>
        <w:drawing>
          <wp:inline distT="0" distB="0" distL="0" distR="0" wp14:anchorId="06C6CAD1" wp14:editId="135F5652">
            <wp:extent cx="5772150" cy="5486400"/>
            <wp:effectExtent l="0" t="0" r="0" b="0"/>
            <wp:docPr id="54527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27579" name=""/>
                    <pic:cNvPicPr/>
                  </pic:nvPicPr>
                  <pic:blipFill>
                    <a:blip r:embed="rId33"/>
                    <a:stretch>
                      <a:fillRect/>
                    </a:stretch>
                  </pic:blipFill>
                  <pic:spPr>
                    <a:xfrm>
                      <a:off x="0" y="0"/>
                      <a:ext cx="5772150" cy="5486400"/>
                    </a:xfrm>
                    <a:prstGeom prst="rect">
                      <a:avLst/>
                    </a:prstGeom>
                  </pic:spPr>
                </pic:pic>
              </a:graphicData>
            </a:graphic>
          </wp:inline>
        </w:drawing>
      </w:r>
      <w:r>
        <w:t xml:space="preserve">  </w:t>
      </w:r>
      <w:commentRangeEnd w:id="139"/>
      <w:r w:rsidR="003A1857" w:rsidRPr="00B60485">
        <w:rPr>
          <w:rStyle w:val="CommentReference"/>
          <w:i/>
          <w:iCs/>
          <w:sz w:val="20"/>
          <w:szCs w:val="20"/>
        </w:rPr>
        <w:commentReference w:id="139"/>
      </w:r>
    </w:p>
    <w:p w14:paraId="64D69A14" w14:textId="77777777" w:rsidR="00F62170" w:rsidRDefault="00F62170" w:rsidP="00A16DFE">
      <w:pPr>
        <w:spacing w:after="0" w:line="480" w:lineRule="auto"/>
        <w:ind w:firstLine="720"/>
      </w:pPr>
    </w:p>
    <w:p w14:paraId="22D8BFE4" w14:textId="7C7E473C" w:rsidR="005940AA" w:rsidRDefault="001C3115" w:rsidP="005C7381">
      <w:pPr>
        <w:spacing w:after="0" w:line="480" w:lineRule="auto"/>
      </w:pPr>
      <w:r>
        <w:t>Chinook and coho (Figure 18).</w:t>
      </w:r>
      <w:r w:rsidR="00460DCF">
        <w:t xml:space="preserve"> </w:t>
      </w:r>
      <w:r w:rsidR="00213E8B">
        <w:t>The reliance on singular survey methods across both the Snake River Basin DPS and Upper Willamette River DPS can be seen clearly on the landscape, where the Snake River Basin DPS’s constituent populations are consistently among the most imprecisely surveyed steelhead runs in this study (Figure 19).</w:t>
      </w:r>
    </w:p>
    <w:p w14:paraId="1E963F41" w14:textId="118A86C1" w:rsidR="00B60485" w:rsidRPr="00B0752E" w:rsidRDefault="005940AA" w:rsidP="00AE7232">
      <w:pPr>
        <w:spacing w:after="0" w:line="480" w:lineRule="auto"/>
        <w:ind w:firstLine="720"/>
        <w:sectPr w:rsidR="00B60485" w:rsidRPr="00B0752E" w:rsidSect="00E75CC5">
          <w:pgSz w:w="12240" w:h="15840"/>
          <w:pgMar w:top="1440" w:right="1440" w:bottom="1440" w:left="1440" w:header="720" w:footer="720" w:gutter="0"/>
          <w:lnNumType w:countBy="1" w:restart="continuous"/>
          <w:cols w:space="720"/>
          <w:docGrid w:linePitch="360"/>
        </w:sectPr>
      </w:pPr>
      <w:r>
        <w:lastRenderedPageBreak/>
        <w:t xml:space="preserve">Due to the relatively low </w:t>
      </w:r>
      <w:r w:rsidR="00AE7232">
        <w:t>magnitude of</w:t>
      </w:r>
      <w:r>
        <w:t xml:space="preserve"> bias associated with the majority of steelhead survey methods, observations of steelhead populations tend to be closely associated with the underlying state estimates</w:t>
      </w:r>
      <w:r w:rsidR="00E34887">
        <w:t xml:space="preserve"> (Figure 25)</w:t>
      </w:r>
      <w:r>
        <w:t xml:space="preserve">. The </w:t>
      </w:r>
      <w:r w:rsidR="00AE7232">
        <w:t xml:space="preserve">Clackamas River, </w:t>
      </w:r>
      <w:r>
        <w:t>Walla Walla River</w:t>
      </w:r>
      <w:r w:rsidR="00AE7232">
        <w:t>,</w:t>
      </w:r>
      <w:r>
        <w:t xml:space="preserve"> </w:t>
      </w:r>
      <w:r w:rsidR="00E34887">
        <w:t>and Scappoose Creek are</w:t>
      </w:r>
      <w:r>
        <w:t xml:space="preserve"> the only population</w:t>
      </w:r>
      <w:r w:rsidR="00E34887">
        <w:t>s</w:t>
      </w:r>
      <w:r>
        <w:t xml:space="preserve"> that approach the sort of drastic </w:t>
      </w:r>
      <w:r w:rsidR="00E34887">
        <w:t xml:space="preserve">under or </w:t>
      </w:r>
      <w:r>
        <w:t>overcount</w:t>
      </w:r>
      <w:r w:rsidR="00E34887">
        <w:t>ing</w:t>
      </w:r>
      <w:r>
        <w:t xml:space="preserve"> </w:t>
      </w:r>
      <w:r w:rsidR="00AE7232">
        <w:t>seen frequently in</w:t>
      </w:r>
      <w:r>
        <w:t xml:space="preserve"> Chinook populations</w:t>
      </w:r>
      <w:r w:rsidR="00E34887">
        <w:t>,</w:t>
      </w:r>
      <w:r>
        <w:t xml:space="preserve"> wherein the observed abundances never or rarely cross the underlying state’s 95% confidence interval. Like many of the other populations in this study that have shown a consistent tendency towards over- or undercounting throughout the entirety of the time series, this behavior can be ascribed to Walla Walla River steelhead being counted exclusively using the ‘Dam counts + Expansion below dam’</w:t>
      </w:r>
      <w:r w:rsidR="001C3115">
        <w:t xml:space="preserve"> </w:t>
      </w:r>
      <w:r>
        <w:t>method, shown to be the second most upwardly biased of all steelhead survey methods analyzed</w:t>
      </w:r>
      <w:r w:rsidR="00745B5B">
        <w:t xml:space="preserve">, while Scappoose Creek steelhead in the early 2000s were consistently surveyed using the ‘In-river weir counts’ method, the most downwardly biased employed in steelhead monitoring. </w:t>
      </w:r>
      <w:r w:rsidR="00AE7232">
        <w:t xml:space="preserve">Reliance on </w:t>
      </w:r>
      <w:r w:rsidR="00195F4E">
        <w:t xml:space="preserve">the ‘Peak redd count expansion * Fish per redd estimate’ method, the third most upwardly biased method employed in steelhead surveys, is likely responsible for </w:t>
      </w:r>
      <w:r w:rsidR="00AE7232">
        <w:t>Clackamas River steelhead</w:t>
      </w:r>
      <w:r>
        <w:t xml:space="preserve"> exhibit</w:t>
      </w:r>
      <w:r w:rsidR="00195F4E">
        <w:t>ing</w:t>
      </w:r>
      <w:r>
        <w:t xml:space="preserve"> behavior in which observations stay above underlying state point estimates</w:t>
      </w:r>
      <w:r w:rsidR="00B667F9">
        <w:t xml:space="preserve"> while moving</w:t>
      </w:r>
      <w:r>
        <w:t xml:space="preserve"> in and out of the</w:t>
      </w:r>
      <w:r w:rsidR="00B667F9">
        <w:t xml:space="preserve"> states’</w:t>
      </w:r>
      <w:r>
        <w:t xml:space="preserve"> 95% confidence intervals</w:t>
      </w:r>
      <w:r w:rsidR="00B667F9">
        <w:t>.</w:t>
      </w:r>
      <w:r>
        <w:t xml:space="preserve"> </w:t>
      </w:r>
      <w:r w:rsidR="00AE7232">
        <w:t xml:space="preserve">Due to frequent employment of the same method, this behavior is also seen in the Calapooia River, Molalla River, and South Santiam River populations, although </w:t>
      </w:r>
      <w:r w:rsidR="008775B4">
        <w:t>their observed abundances do not exceed the underlying states’ 95% confidence intervals nearly as frequently.</w:t>
      </w:r>
    </w:p>
    <w:p w14:paraId="4A2E2F5C" w14:textId="6F822914" w:rsidR="006F605C" w:rsidRDefault="00771F3E" w:rsidP="006F605C">
      <w:pPr>
        <w:spacing w:after="0" w:line="240" w:lineRule="auto"/>
        <w:rPr>
          <w:i/>
          <w:iCs/>
          <w:sz w:val="20"/>
          <w:szCs w:val="20"/>
        </w:rPr>
      </w:pPr>
      <w:r>
        <w:rPr>
          <w:noProof/>
        </w:rPr>
        <w:lastRenderedPageBreak/>
        <w:drawing>
          <wp:inline distT="0" distB="0" distL="0" distR="0" wp14:anchorId="39CF1847" wp14:editId="62975C0E">
            <wp:extent cx="8229600" cy="4314825"/>
            <wp:effectExtent l="0" t="0" r="0" b="9525"/>
            <wp:docPr id="1011944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944572" name=""/>
                    <pic:cNvPicPr/>
                  </pic:nvPicPr>
                  <pic:blipFill>
                    <a:blip r:embed="rId34"/>
                    <a:stretch>
                      <a:fillRect/>
                    </a:stretch>
                  </pic:blipFill>
                  <pic:spPr>
                    <a:xfrm>
                      <a:off x="0" y="0"/>
                      <a:ext cx="8229600" cy="4314825"/>
                    </a:xfrm>
                    <a:prstGeom prst="rect">
                      <a:avLst/>
                    </a:prstGeom>
                  </pic:spPr>
                </pic:pic>
              </a:graphicData>
            </a:graphic>
          </wp:inline>
        </w:drawing>
      </w:r>
      <w:r w:rsidR="00FD3D47">
        <w:rPr>
          <w:noProof/>
        </w:rPr>
        <w:t xml:space="preserve"> </w:t>
      </w:r>
      <w:r w:rsidR="00320EF8">
        <w:rPr>
          <w:i/>
          <w:iCs/>
          <w:sz w:val="20"/>
          <w:szCs w:val="20"/>
        </w:rPr>
        <w:t xml:space="preserve">Figure </w:t>
      </w:r>
      <w:r w:rsidR="00165E63">
        <w:rPr>
          <w:i/>
          <w:iCs/>
          <w:sz w:val="20"/>
          <w:szCs w:val="20"/>
        </w:rPr>
        <w:t>16</w:t>
      </w:r>
      <w:r w:rsidR="00E7589D" w:rsidRPr="005915DE">
        <w:rPr>
          <w:i/>
          <w:iCs/>
          <w:sz w:val="20"/>
          <w:szCs w:val="20"/>
        </w:rPr>
        <w:t xml:space="preserve">: </w:t>
      </w:r>
      <w:r w:rsidR="006C609C">
        <w:rPr>
          <w:i/>
          <w:iCs/>
          <w:sz w:val="20"/>
          <w:szCs w:val="20"/>
        </w:rPr>
        <w:t>Bootstrapped parameter estimates of d</w:t>
      </w:r>
      <w:r w:rsidR="00D44D8C">
        <w:rPr>
          <w:i/>
          <w:iCs/>
          <w:sz w:val="20"/>
          <w:szCs w:val="20"/>
        </w:rPr>
        <w:t xml:space="preserve">irectional bias in </w:t>
      </w:r>
      <w:r w:rsidR="00843ED1">
        <w:rPr>
          <w:i/>
          <w:iCs/>
          <w:sz w:val="20"/>
          <w:szCs w:val="20"/>
        </w:rPr>
        <w:t>steelhead</w:t>
      </w:r>
      <w:r w:rsidR="00D44D8C">
        <w:rPr>
          <w:i/>
          <w:iCs/>
          <w:sz w:val="20"/>
          <w:szCs w:val="20"/>
        </w:rPr>
        <w:t xml:space="preserve"> survey methods</w:t>
      </w:r>
      <w:r w:rsidR="006C609C">
        <w:rPr>
          <w:i/>
          <w:iCs/>
          <w:sz w:val="20"/>
          <w:szCs w:val="20"/>
        </w:rPr>
        <w:t xml:space="preserve"> (n=100)</w:t>
      </w:r>
      <w:r w:rsidR="00D44D8C">
        <w:rPr>
          <w:i/>
          <w:iCs/>
          <w:sz w:val="20"/>
          <w:szCs w:val="20"/>
        </w:rPr>
        <w:t xml:space="preserve">. Color groupings are non-scientific and intended only as reference. </w:t>
      </w:r>
      <w:r w:rsidR="00DC35EB" w:rsidRPr="00DC35EB">
        <w:rPr>
          <w:i/>
          <w:iCs/>
          <w:noProof/>
          <w:sz w:val="20"/>
          <w:szCs w:val="20"/>
        </w:rPr>
        <w:lastRenderedPageBreak/>
        <w:drawing>
          <wp:inline distT="0" distB="0" distL="0" distR="0" wp14:anchorId="5AFC8D6A" wp14:editId="72900474">
            <wp:extent cx="8229600" cy="4289425"/>
            <wp:effectExtent l="0" t="0" r="0" b="0"/>
            <wp:docPr id="1495552263" name="Picture 1" descr="The diagram illustrates various methods used to survey steelhead populations, including dam, redd, and weir counts, with specific metrics for estimating fish per un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552263" name="Picture 1" descr="The diagram illustrates various methods used to survey steelhead populations, including dam, redd, and weir counts, with specific metrics for estimating fish per unit.&#10;&#10;AI-generated content may be incorrect."/>
                    <pic:cNvPicPr/>
                  </pic:nvPicPr>
                  <pic:blipFill>
                    <a:blip r:embed="rId35"/>
                    <a:stretch>
                      <a:fillRect/>
                    </a:stretch>
                  </pic:blipFill>
                  <pic:spPr>
                    <a:xfrm>
                      <a:off x="0" y="0"/>
                      <a:ext cx="8229600" cy="4289425"/>
                    </a:xfrm>
                    <a:prstGeom prst="rect">
                      <a:avLst/>
                    </a:prstGeom>
                  </pic:spPr>
                </pic:pic>
              </a:graphicData>
            </a:graphic>
          </wp:inline>
        </w:drawing>
      </w:r>
      <w:r w:rsidR="00DC35EB" w:rsidRPr="009C5F59">
        <w:rPr>
          <w:i/>
          <w:iCs/>
          <w:sz w:val="20"/>
          <w:szCs w:val="20"/>
        </w:rPr>
        <w:t xml:space="preserve"> </w:t>
      </w:r>
      <w:r w:rsidR="00DC35EB">
        <w:rPr>
          <w:i/>
          <w:iCs/>
          <w:sz w:val="20"/>
          <w:szCs w:val="20"/>
        </w:rPr>
        <w:t>Figure 25</w:t>
      </w:r>
      <w:r w:rsidR="00DC35EB" w:rsidRPr="005915DE">
        <w:rPr>
          <w:i/>
          <w:iCs/>
          <w:sz w:val="20"/>
          <w:szCs w:val="20"/>
        </w:rPr>
        <w:t>:</w:t>
      </w:r>
      <w:r w:rsidR="00DC35EB">
        <w:rPr>
          <w:i/>
          <w:iCs/>
          <w:sz w:val="20"/>
          <w:szCs w:val="20"/>
        </w:rPr>
        <w:t xml:space="preserve"> Distribution of steelhead survey method use relative to the size of the population being surveyed. Red dashed lines represent populations of one hundred and one thousand fish in linear space.</w:t>
      </w:r>
      <w:r w:rsidR="00DC35EB">
        <w:rPr>
          <w:noProof/>
        </w:rPr>
        <w:t xml:space="preserve"> </w:t>
      </w:r>
      <w:r w:rsidR="00E71F6B">
        <w:rPr>
          <w:noProof/>
        </w:rPr>
        <w:lastRenderedPageBreak/>
        <w:drawing>
          <wp:inline distT="0" distB="0" distL="0" distR="0" wp14:anchorId="2F5A2C80" wp14:editId="2BFDD2BC">
            <wp:extent cx="8229600" cy="4447540"/>
            <wp:effectExtent l="0" t="0" r="0" b="0"/>
            <wp:docPr id="630743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743242" name=""/>
                    <pic:cNvPicPr/>
                  </pic:nvPicPr>
                  <pic:blipFill>
                    <a:blip r:embed="rId36"/>
                    <a:stretch>
                      <a:fillRect/>
                    </a:stretch>
                  </pic:blipFill>
                  <pic:spPr>
                    <a:xfrm>
                      <a:off x="0" y="0"/>
                      <a:ext cx="8229600" cy="4447540"/>
                    </a:xfrm>
                    <a:prstGeom prst="rect">
                      <a:avLst/>
                    </a:prstGeom>
                  </pic:spPr>
                </pic:pic>
              </a:graphicData>
            </a:graphic>
          </wp:inline>
        </w:drawing>
      </w:r>
      <w:r w:rsidR="00C01A8B" w:rsidRPr="003863A1">
        <w:rPr>
          <w:noProof/>
        </w:rPr>
        <w:t xml:space="preserve"> </w:t>
      </w:r>
      <w:r w:rsidR="006F605C" w:rsidRPr="00504058">
        <w:rPr>
          <w:i/>
          <w:iCs/>
          <w:sz w:val="20"/>
          <w:szCs w:val="20"/>
        </w:rPr>
        <w:t xml:space="preserve"> </w:t>
      </w:r>
      <w:r w:rsidR="006F605C">
        <w:rPr>
          <w:i/>
          <w:iCs/>
          <w:sz w:val="20"/>
          <w:szCs w:val="20"/>
        </w:rPr>
        <w:t>Figure 17</w:t>
      </w:r>
      <w:r w:rsidR="006F605C" w:rsidRPr="005915DE">
        <w:rPr>
          <w:i/>
          <w:iCs/>
          <w:sz w:val="20"/>
          <w:szCs w:val="20"/>
        </w:rPr>
        <w:t xml:space="preserve">: </w:t>
      </w:r>
      <w:r w:rsidR="006F605C">
        <w:rPr>
          <w:i/>
          <w:iCs/>
          <w:sz w:val="20"/>
          <w:szCs w:val="20"/>
        </w:rPr>
        <w:t xml:space="preserve">Average directional bias due to choice of survey methods across Oregon </w:t>
      </w:r>
      <w:r w:rsidR="00843ED1">
        <w:rPr>
          <w:i/>
          <w:iCs/>
          <w:sz w:val="20"/>
          <w:szCs w:val="20"/>
        </w:rPr>
        <w:t>steelhead</w:t>
      </w:r>
      <w:r w:rsidR="006F605C">
        <w:rPr>
          <w:i/>
          <w:iCs/>
          <w:sz w:val="20"/>
          <w:szCs w:val="20"/>
        </w:rPr>
        <w:t xml:space="preserve"> populations from 1980-2024. </w:t>
      </w:r>
    </w:p>
    <w:p w14:paraId="16EC6CED" w14:textId="37917B53" w:rsidR="00153748" w:rsidRDefault="006D1F4A" w:rsidP="00EB44EB">
      <w:pPr>
        <w:spacing w:after="0" w:line="240" w:lineRule="auto"/>
        <w:rPr>
          <w:i/>
          <w:iCs/>
          <w:sz w:val="20"/>
          <w:szCs w:val="20"/>
        </w:rPr>
      </w:pPr>
      <w:r>
        <w:rPr>
          <w:noProof/>
        </w:rPr>
        <w:lastRenderedPageBreak/>
        <w:drawing>
          <wp:inline distT="0" distB="0" distL="0" distR="0" wp14:anchorId="5FC242EA" wp14:editId="002D8BD5">
            <wp:extent cx="8229600" cy="4340860"/>
            <wp:effectExtent l="0" t="0" r="0" b="2540"/>
            <wp:docPr id="920767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767166" name=""/>
                    <pic:cNvPicPr/>
                  </pic:nvPicPr>
                  <pic:blipFill>
                    <a:blip r:embed="rId37"/>
                    <a:stretch>
                      <a:fillRect/>
                    </a:stretch>
                  </pic:blipFill>
                  <pic:spPr>
                    <a:xfrm>
                      <a:off x="0" y="0"/>
                      <a:ext cx="8229600" cy="4340860"/>
                    </a:xfrm>
                    <a:prstGeom prst="rect">
                      <a:avLst/>
                    </a:prstGeom>
                  </pic:spPr>
                </pic:pic>
              </a:graphicData>
            </a:graphic>
          </wp:inline>
        </w:drawing>
      </w:r>
      <w:r w:rsidR="00FD3D47">
        <w:rPr>
          <w:noProof/>
        </w:rPr>
        <w:t xml:space="preserve"> </w:t>
      </w:r>
      <w:r w:rsidR="00320EF8">
        <w:rPr>
          <w:i/>
          <w:iCs/>
          <w:sz w:val="20"/>
          <w:szCs w:val="20"/>
        </w:rPr>
        <w:t xml:space="preserve">Figure </w:t>
      </w:r>
      <w:r w:rsidR="00165E63">
        <w:rPr>
          <w:i/>
          <w:iCs/>
          <w:sz w:val="20"/>
          <w:szCs w:val="20"/>
        </w:rPr>
        <w:t>18</w:t>
      </w:r>
      <w:r w:rsidR="00E7589D" w:rsidRPr="005915DE">
        <w:rPr>
          <w:i/>
          <w:iCs/>
          <w:sz w:val="20"/>
          <w:szCs w:val="20"/>
        </w:rPr>
        <w:t>:</w:t>
      </w:r>
      <w:r w:rsidR="00504058">
        <w:rPr>
          <w:i/>
          <w:iCs/>
          <w:sz w:val="20"/>
          <w:szCs w:val="20"/>
        </w:rPr>
        <w:t xml:space="preserve"> </w:t>
      </w:r>
      <w:r w:rsidR="00874B57">
        <w:rPr>
          <w:i/>
          <w:iCs/>
          <w:sz w:val="20"/>
          <w:szCs w:val="20"/>
        </w:rPr>
        <w:t>Bootstrapped parameter estimates of p</w:t>
      </w:r>
      <w:r w:rsidR="00523877">
        <w:rPr>
          <w:i/>
          <w:iCs/>
          <w:sz w:val="20"/>
          <w:szCs w:val="20"/>
        </w:rPr>
        <w:t>recision (</w:t>
      </w:r>
      <w:r w:rsidR="00523877">
        <w:rPr>
          <w:rFonts w:cstheme="minorHAnsi"/>
          <w:i/>
          <w:iCs/>
          <w:sz w:val="20"/>
          <w:szCs w:val="20"/>
        </w:rPr>
        <w:t>σ</w:t>
      </w:r>
      <w:r w:rsidR="00523877" w:rsidRPr="00183E52">
        <w:rPr>
          <w:i/>
          <w:iCs/>
          <w:sz w:val="20"/>
          <w:szCs w:val="20"/>
          <w:vertAlign w:val="superscript"/>
        </w:rPr>
        <w:t>-2</w:t>
      </w:r>
      <w:r w:rsidR="00523877">
        <w:rPr>
          <w:i/>
          <w:iCs/>
          <w:sz w:val="20"/>
          <w:szCs w:val="20"/>
        </w:rPr>
        <w:t xml:space="preserve">) </w:t>
      </w:r>
      <w:r w:rsidR="00504058">
        <w:rPr>
          <w:i/>
          <w:iCs/>
          <w:sz w:val="20"/>
          <w:szCs w:val="20"/>
        </w:rPr>
        <w:t xml:space="preserve">in </w:t>
      </w:r>
      <w:r w:rsidR="00843ED1">
        <w:rPr>
          <w:i/>
          <w:iCs/>
          <w:sz w:val="20"/>
          <w:szCs w:val="20"/>
        </w:rPr>
        <w:t>steelhead</w:t>
      </w:r>
      <w:r w:rsidR="00504058">
        <w:rPr>
          <w:i/>
          <w:iCs/>
          <w:sz w:val="20"/>
          <w:szCs w:val="20"/>
        </w:rPr>
        <w:t xml:space="preserve"> survey methods</w:t>
      </w:r>
      <w:r w:rsidR="00874B57">
        <w:rPr>
          <w:i/>
          <w:iCs/>
          <w:sz w:val="20"/>
          <w:szCs w:val="20"/>
        </w:rPr>
        <w:t xml:space="preserve"> (n=100)</w:t>
      </w:r>
      <w:r w:rsidR="00504058">
        <w:rPr>
          <w:i/>
          <w:iCs/>
          <w:sz w:val="20"/>
          <w:szCs w:val="20"/>
        </w:rPr>
        <w:t>. Color groupings are non-scientific and intended only as reference.</w:t>
      </w:r>
      <w:r w:rsidR="00E7589D" w:rsidRPr="005915DE">
        <w:rPr>
          <w:i/>
          <w:iCs/>
          <w:sz w:val="20"/>
          <w:szCs w:val="20"/>
        </w:rPr>
        <w:t xml:space="preserve"> </w:t>
      </w:r>
    </w:p>
    <w:p w14:paraId="41F17CAB" w14:textId="77777777" w:rsidR="00153748" w:rsidRDefault="00153748">
      <w:pPr>
        <w:rPr>
          <w:i/>
          <w:iCs/>
          <w:sz w:val="20"/>
          <w:szCs w:val="20"/>
        </w:rPr>
      </w:pPr>
      <w:r>
        <w:rPr>
          <w:i/>
          <w:iCs/>
          <w:sz w:val="20"/>
          <w:szCs w:val="20"/>
        </w:rPr>
        <w:br w:type="page"/>
      </w:r>
    </w:p>
    <w:p w14:paraId="132DB3C3" w14:textId="77777777" w:rsidR="00153748" w:rsidRDefault="00153748" w:rsidP="00153748">
      <w:pPr>
        <w:spacing w:after="0" w:line="240" w:lineRule="auto"/>
        <w:jc w:val="center"/>
        <w:rPr>
          <w:i/>
          <w:iCs/>
          <w:sz w:val="20"/>
          <w:szCs w:val="20"/>
        </w:rPr>
        <w:sectPr w:rsidR="00153748" w:rsidSect="0082480B">
          <w:pgSz w:w="15840" w:h="12240" w:orient="landscape"/>
          <w:pgMar w:top="1440" w:right="1440" w:bottom="1440" w:left="1440" w:header="720" w:footer="720" w:gutter="0"/>
          <w:lnNumType w:countBy="1" w:restart="continuous"/>
          <w:cols w:space="720"/>
          <w:docGrid w:linePitch="360"/>
        </w:sectPr>
      </w:pPr>
    </w:p>
    <w:p w14:paraId="3538B6C9" w14:textId="77777777" w:rsidR="002F63AD" w:rsidRDefault="00E71F6B" w:rsidP="00475999">
      <w:pPr>
        <w:rPr>
          <w:noProof/>
        </w:rPr>
      </w:pPr>
      <w:r>
        <w:rPr>
          <w:noProof/>
        </w:rPr>
        <w:lastRenderedPageBreak/>
        <w:drawing>
          <wp:inline distT="0" distB="0" distL="0" distR="0" wp14:anchorId="5CA9ADEE" wp14:editId="202F4B13">
            <wp:extent cx="8229600" cy="4410710"/>
            <wp:effectExtent l="0" t="0" r="0" b="8890"/>
            <wp:docPr id="887285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285200" name=""/>
                    <pic:cNvPicPr/>
                  </pic:nvPicPr>
                  <pic:blipFill>
                    <a:blip r:embed="rId38"/>
                    <a:stretch>
                      <a:fillRect/>
                    </a:stretch>
                  </pic:blipFill>
                  <pic:spPr>
                    <a:xfrm>
                      <a:off x="0" y="0"/>
                      <a:ext cx="8229600" cy="4410710"/>
                    </a:xfrm>
                    <a:prstGeom prst="rect">
                      <a:avLst/>
                    </a:prstGeom>
                  </pic:spPr>
                </pic:pic>
              </a:graphicData>
            </a:graphic>
          </wp:inline>
        </w:drawing>
      </w:r>
      <w:r w:rsidR="00C60975" w:rsidRPr="003863A1">
        <w:rPr>
          <w:noProof/>
        </w:rPr>
        <w:t xml:space="preserve"> </w:t>
      </w:r>
      <w:r w:rsidR="00504058" w:rsidRPr="00504058">
        <w:rPr>
          <w:i/>
          <w:iCs/>
          <w:sz w:val="20"/>
          <w:szCs w:val="20"/>
        </w:rPr>
        <w:t xml:space="preserve"> </w:t>
      </w:r>
      <w:r w:rsidR="00320EF8">
        <w:rPr>
          <w:i/>
          <w:iCs/>
          <w:sz w:val="20"/>
          <w:szCs w:val="20"/>
        </w:rPr>
        <w:t xml:space="preserve">Figure </w:t>
      </w:r>
      <w:r w:rsidR="00165E63">
        <w:rPr>
          <w:i/>
          <w:iCs/>
          <w:sz w:val="20"/>
          <w:szCs w:val="20"/>
        </w:rPr>
        <w:t>19</w:t>
      </w:r>
      <w:r w:rsidR="00504058" w:rsidRPr="005915DE">
        <w:rPr>
          <w:i/>
          <w:iCs/>
          <w:sz w:val="20"/>
          <w:szCs w:val="20"/>
        </w:rPr>
        <w:t xml:space="preserve">: </w:t>
      </w:r>
      <w:r w:rsidR="00504058">
        <w:rPr>
          <w:i/>
          <w:iCs/>
          <w:sz w:val="20"/>
          <w:szCs w:val="20"/>
        </w:rPr>
        <w:t xml:space="preserve">Average precision due to choice of survey methods across Oregon </w:t>
      </w:r>
      <w:r w:rsidR="00843ED1">
        <w:rPr>
          <w:i/>
          <w:iCs/>
          <w:sz w:val="20"/>
          <w:szCs w:val="20"/>
        </w:rPr>
        <w:t>steelhead</w:t>
      </w:r>
      <w:r w:rsidR="00504058">
        <w:rPr>
          <w:i/>
          <w:iCs/>
          <w:sz w:val="20"/>
          <w:szCs w:val="20"/>
        </w:rPr>
        <w:t xml:space="preserve"> populations from 1980-2024. Distinct population segments (DPSs) outlined in black.</w:t>
      </w:r>
      <w:r w:rsidR="006D5B2D" w:rsidRPr="006D5B2D">
        <w:rPr>
          <w:noProof/>
        </w:rPr>
        <w:t xml:space="preserve"> </w:t>
      </w:r>
    </w:p>
    <w:p w14:paraId="2CB53B57" w14:textId="5D494458" w:rsidR="00374E8F" w:rsidRPr="00475999" w:rsidRDefault="002F63AD" w:rsidP="00475999">
      <w:pPr>
        <w:rPr>
          <w:bCs/>
        </w:rPr>
      </w:pPr>
      <w:r w:rsidRPr="002F63AD">
        <w:rPr>
          <w:noProof/>
        </w:rPr>
        <w:lastRenderedPageBreak/>
        <w:drawing>
          <wp:inline distT="0" distB="0" distL="0" distR="0" wp14:anchorId="7FDEABEF" wp14:editId="1F10FAF1">
            <wp:extent cx="8229600" cy="4313555"/>
            <wp:effectExtent l="0" t="0" r="0" b="0"/>
            <wp:docPr id="440900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900177" name=""/>
                    <pic:cNvPicPr/>
                  </pic:nvPicPr>
                  <pic:blipFill>
                    <a:blip r:embed="rId39"/>
                    <a:stretch>
                      <a:fillRect/>
                    </a:stretch>
                  </pic:blipFill>
                  <pic:spPr>
                    <a:xfrm>
                      <a:off x="0" y="0"/>
                      <a:ext cx="8229600" cy="4313555"/>
                    </a:xfrm>
                    <a:prstGeom prst="rect">
                      <a:avLst/>
                    </a:prstGeom>
                  </pic:spPr>
                </pic:pic>
              </a:graphicData>
            </a:graphic>
          </wp:inline>
        </w:drawing>
      </w:r>
      <w:r w:rsidRPr="005915DE">
        <w:rPr>
          <w:i/>
          <w:iCs/>
          <w:sz w:val="20"/>
          <w:szCs w:val="20"/>
        </w:rPr>
        <w:t xml:space="preserve">Figure </w:t>
      </w:r>
      <w:r>
        <w:rPr>
          <w:i/>
          <w:iCs/>
          <w:sz w:val="20"/>
          <w:szCs w:val="20"/>
        </w:rPr>
        <w:t>20</w:t>
      </w:r>
      <w:r w:rsidRPr="005915DE">
        <w:rPr>
          <w:i/>
          <w:iCs/>
          <w:sz w:val="20"/>
          <w:szCs w:val="20"/>
        </w:rPr>
        <w:t xml:space="preserve">: </w:t>
      </w:r>
      <w:r>
        <w:rPr>
          <w:i/>
          <w:iCs/>
          <w:sz w:val="20"/>
          <w:szCs w:val="20"/>
        </w:rPr>
        <w:t>Population level comparison of fitted abundance estimates (red) and survey observations (blue) with 95% confidence intervals of Oregon steelhead from 1980 – 2024. Youngs Bay omitted due to too few observations. Percentages in bottom left corner reflect the number of years in which the observed value falls within the state estimate’s 95% confidence interval. Overall, 73.17% of values recorded in steelhead surveys fall within their respective population estimate’s 95% confidence interval.</w:t>
      </w:r>
      <w:r w:rsidRPr="00D5726E">
        <w:rPr>
          <w:noProof/>
        </w:rPr>
        <w:t xml:space="preserve"> </w:t>
      </w:r>
      <w:r w:rsidR="00D5726E" w:rsidRPr="00D5726E">
        <w:rPr>
          <w:noProof/>
        </w:rPr>
        <w:lastRenderedPageBreak/>
        <w:drawing>
          <wp:inline distT="0" distB="0" distL="0" distR="0" wp14:anchorId="75D27418" wp14:editId="25BCAFBC">
            <wp:extent cx="8229600" cy="4325620"/>
            <wp:effectExtent l="0" t="0" r="0" b="0"/>
            <wp:docPr id="1988502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502457" name=""/>
                    <pic:cNvPicPr/>
                  </pic:nvPicPr>
                  <pic:blipFill>
                    <a:blip r:embed="rId40"/>
                    <a:stretch>
                      <a:fillRect/>
                    </a:stretch>
                  </pic:blipFill>
                  <pic:spPr>
                    <a:xfrm>
                      <a:off x="0" y="0"/>
                      <a:ext cx="8229600" cy="4325620"/>
                    </a:xfrm>
                    <a:prstGeom prst="rect">
                      <a:avLst/>
                    </a:prstGeom>
                  </pic:spPr>
                </pic:pic>
              </a:graphicData>
            </a:graphic>
          </wp:inline>
        </w:drawing>
      </w:r>
      <w:r w:rsidR="00D5726E" w:rsidRPr="00D5726E">
        <w:rPr>
          <w:noProof/>
        </w:rPr>
        <w:t xml:space="preserve"> </w:t>
      </w:r>
      <w:r w:rsidR="006D5B2D" w:rsidRPr="005915DE">
        <w:rPr>
          <w:i/>
          <w:iCs/>
          <w:sz w:val="20"/>
          <w:szCs w:val="20"/>
        </w:rPr>
        <w:t xml:space="preserve">Figure </w:t>
      </w:r>
      <w:r w:rsidR="006D5B2D">
        <w:rPr>
          <w:i/>
          <w:iCs/>
          <w:sz w:val="20"/>
          <w:szCs w:val="20"/>
        </w:rPr>
        <w:t>20</w:t>
      </w:r>
      <w:r w:rsidR="006D5B2D" w:rsidRPr="005915DE">
        <w:rPr>
          <w:i/>
          <w:iCs/>
          <w:sz w:val="20"/>
          <w:szCs w:val="20"/>
        </w:rPr>
        <w:t xml:space="preserve">: </w:t>
      </w:r>
      <w:r w:rsidR="006D5B2D">
        <w:rPr>
          <w:i/>
          <w:iCs/>
          <w:sz w:val="20"/>
          <w:szCs w:val="20"/>
        </w:rPr>
        <w:t>Population level comparison of fitted abundance estimates</w:t>
      </w:r>
      <w:r w:rsidR="00161580">
        <w:rPr>
          <w:i/>
          <w:iCs/>
          <w:sz w:val="20"/>
          <w:szCs w:val="20"/>
        </w:rPr>
        <w:t xml:space="preserve"> with 95% confidence intervals</w:t>
      </w:r>
      <w:r w:rsidR="006D5B2D">
        <w:rPr>
          <w:i/>
          <w:iCs/>
          <w:sz w:val="20"/>
          <w:szCs w:val="20"/>
        </w:rPr>
        <w:t xml:space="preserve"> (red) and survey observations (blue) of Oregon steelhead from 1980 – 2024.</w:t>
      </w:r>
      <w:r w:rsidR="003C54E5">
        <w:rPr>
          <w:i/>
          <w:iCs/>
          <w:sz w:val="20"/>
          <w:szCs w:val="20"/>
        </w:rPr>
        <w:t xml:space="preserve"> Youngs Bay omitted due to too few observations.</w:t>
      </w:r>
      <w:r w:rsidR="00161580">
        <w:rPr>
          <w:i/>
          <w:iCs/>
          <w:sz w:val="20"/>
          <w:szCs w:val="20"/>
        </w:rPr>
        <w:t xml:space="preserve"> Percentages in bottom left corner reflect the number of years in which the observed value falls within the state estimate’s 95% confidence interval.</w:t>
      </w:r>
      <w:r w:rsidR="00475999">
        <w:rPr>
          <w:i/>
          <w:iCs/>
          <w:sz w:val="20"/>
          <w:szCs w:val="20"/>
        </w:rPr>
        <w:t xml:space="preserve"> Overall, </w:t>
      </w:r>
      <w:r w:rsidR="00874B57">
        <w:rPr>
          <w:i/>
          <w:iCs/>
          <w:sz w:val="20"/>
          <w:szCs w:val="20"/>
        </w:rPr>
        <w:t>73.17</w:t>
      </w:r>
      <w:r w:rsidR="00475999">
        <w:rPr>
          <w:i/>
          <w:iCs/>
          <w:sz w:val="20"/>
          <w:szCs w:val="20"/>
        </w:rPr>
        <w:t>% of values recorded in steelhead surveys fall within the</w:t>
      </w:r>
      <w:r w:rsidR="005C126E">
        <w:rPr>
          <w:i/>
          <w:iCs/>
          <w:sz w:val="20"/>
          <w:szCs w:val="20"/>
        </w:rPr>
        <w:t>ir respective population</w:t>
      </w:r>
      <w:r w:rsidR="00475999">
        <w:rPr>
          <w:i/>
          <w:iCs/>
          <w:sz w:val="20"/>
          <w:szCs w:val="20"/>
        </w:rPr>
        <w:t xml:space="preserve"> estimate’s 95% confidence interval.</w:t>
      </w:r>
    </w:p>
    <w:p w14:paraId="00C39CDC" w14:textId="4020ABD3" w:rsidR="00E826C3" w:rsidRDefault="00E826C3" w:rsidP="00E826C3">
      <w:pPr>
        <w:spacing w:after="0" w:line="240" w:lineRule="auto"/>
        <w:rPr>
          <w:i/>
          <w:iCs/>
          <w:sz w:val="20"/>
          <w:szCs w:val="20"/>
        </w:rPr>
      </w:pPr>
    </w:p>
    <w:p w14:paraId="25313E83" w14:textId="77777777" w:rsidR="009846AD" w:rsidRDefault="009846AD" w:rsidP="009846AD">
      <w:pPr>
        <w:rPr>
          <w:i/>
          <w:iCs/>
          <w:sz w:val="20"/>
          <w:szCs w:val="20"/>
        </w:rPr>
      </w:pPr>
      <w:r>
        <w:rPr>
          <w:i/>
          <w:iCs/>
          <w:sz w:val="20"/>
          <w:szCs w:val="20"/>
        </w:rPr>
        <w:br w:type="page"/>
      </w:r>
    </w:p>
    <w:p w14:paraId="05054FF9" w14:textId="5F6CFA61" w:rsidR="0082480B" w:rsidRDefault="0082480B" w:rsidP="00F647EB">
      <w:pPr>
        <w:spacing w:after="0" w:line="240" w:lineRule="auto"/>
        <w:rPr>
          <w:i/>
          <w:iCs/>
          <w:sz w:val="20"/>
          <w:szCs w:val="20"/>
        </w:rPr>
        <w:sectPr w:rsidR="0082480B" w:rsidSect="0082480B">
          <w:pgSz w:w="15840" w:h="12240" w:orient="landscape"/>
          <w:pgMar w:top="1440" w:right="1440" w:bottom="1440" w:left="1440" w:header="720" w:footer="720" w:gutter="0"/>
          <w:lnNumType w:countBy="1" w:restart="continuous"/>
          <w:cols w:space="720"/>
          <w:docGrid w:linePitch="360"/>
        </w:sectPr>
      </w:pPr>
    </w:p>
    <w:p w14:paraId="60FEA879" w14:textId="77777777" w:rsidR="001B2157" w:rsidRPr="00B06C31" w:rsidRDefault="001B2157" w:rsidP="001B2157">
      <w:pPr>
        <w:spacing w:after="0" w:line="480" w:lineRule="auto"/>
        <w:rPr>
          <w:b/>
          <w:bCs/>
          <w:u w:val="single"/>
        </w:rPr>
      </w:pPr>
      <w:r w:rsidRPr="00B06C31">
        <w:rPr>
          <w:b/>
          <w:bCs/>
          <w:u w:val="single"/>
        </w:rPr>
        <w:lastRenderedPageBreak/>
        <w:t>Discussion</w:t>
      </w:r>
    </w:p>
    <w:p w14:paraId="14B06C5B" w14:textId="3BAB5E2B" w:rsidR="001B2157" w:rsidRDefault="001B2157" w:rsidP="00DD46C9">
      <w:pPr>
        <w:spacing w:after="0" w:line="480" w:lineRule="auto"/>
        <w:ind w:firstLine="720"/>
      </w:pPr>
      <w:commentRangeStart w:id="140"/>
      <w:commentRangeStart w:id="141"/>
      <w:commentRangeStart w:id="142"/>
      <w:r>
        <w:t xml:space="preserve">Significant efforts and expenditures have been made in Oregon towards the restoration and recovery of </w:t>
      </w:r>
      <w:r w:rsidR="00620AF2">
        <w:t>salmonids</w:t>
      </w:r>
      <w:r>
        <w:t xml:space="preserve"> (U.S. Fish and Wildlife Service 1989 – 2022, Moore et al. 2022, Jaeger and Scheuerell 2023). </w:t>
      </w:r>
      <w:r w:rsidR="00333717">
        <w:t>In conjunction with these efforts bot</w:t>
      </w:r>
      <w:r w:rsidR="00747EA9">
        <w:t>h</w:t>
      </w:r>
      <w:r w:rsidR="00333717">
        <w:t xml:space="preserve"> in Oregon and elsewhere, significant work has been and will continue to be done to evaluate the impact of conservation actions on salmonid populations (</w:t>
      </w:r>
      <w:r w:rsidR="000050F3">
        <w:t xml:space="preserve">Justice et al. 2023, Fisheries and Oceans Canada 2025, </w:t>
      </w:r>
      <w:r w:rsidR="00333717">
        <w:t xml:space="preserve">Sobocinski et al. 2025). </w:t>
      </w:r>
      <w:r w:rsidR="00747EA9">
        <w:t>These efforts may be confounded due to imperfection of information resulting from statistical artifacts inherent to various salmonid monitoring techniques. As such,  u</w:t>
      </w:r>
      <w:r>
        <w:t>nderstanding levels of precision in salmonid survey methods will enable fisheries managers to better understand the reliability of abundance estimates upon which they must make decisions, while identifying</w:t>
      </w:r>
      <w:commentRangeStart w:id="143"/>
      <w:commentRangeStart w:id="144"/>
      <w:commentRangeStart w:id="145"/>
      <w:r>
        <w:t xml:space="preserve"> directional bias in these survey methods will allow for more accurate determinations of the cost-effectiveness of conservation effort</w:t>
      </w:r>
      <w:commentRangeEnd w:id="143"/>
      <w:r>
        <w:rPr>
          <w:rStyle w:val="CommentReference"/>
          <w:sz w:val="24"/>
          <w:szCs w:val="24"/>
        </w:rPr>
        <w:commentReference w:id="143"/>
      </w:r>
      <w:commentRangeEnd w:id="144"/>
      <w:r>
        <w:rPr>
          <w:rStyle w:val="CommentReference"/>
          <w:sz w:val="24"/>
          <w:szCs w:val="24"/>
        </w:rPr>
        <w:commentReference w:id="144"/>
      </w:r>
      <w:commentRangeEnd w:id="145"/>
      <w:r w:rsidR="00AE26EB">
        <w:rPr>
          <w:rStyle w:val="CommentReference"/>
          <w:sz w:val="24"/>
          <w:szCs w:val="24"/>
        </w:rPr>
        <w:commentReference w:id="145"/>
      </w:r>
      <w:r>
        <w:t xml:space="preserve">s. Low precision in survey methods may lead to undetected shifts in population regimes, while consistent directional bias could lead to over- or under-estimation of target populations. </w:t>
      </w:r>
      <w:commentRangeEnd w:id="140"/>
      <w:r>
        <w:rPr>
          <w:rStyle w:val="CommentReference"/>
          <w:sz w:val="24"/>
          <w:szCs w:val="24"/>
        </w:rPr>
        <w:commentReference w:id="140"/>
      </w:r>
      <w:commentRangeEnd w:id="141"/>
      <w:r w:rsidR="00BF7CF7">
        <w:rPr>
          <w:rStyle w:val="CommentReference"/>
          <w:sz w:val="24"/>
          <w:szCs w:val="24"/>
        </w:rPr>
        <w:commentReference w:id="141"/>
      </w:r>
      <w:commentRangeEnd w:id="142"/>
      <w:r w:rsidR="003E3D8D">
        <w:rPr>
          <w:rStyle w:val="CommentReference"/>
          <w:sz w:val="24"/>
          <w:szCs w:val="24"/>
        </w:rPr>
        <w:commentReference w:id="142"/>
      </w:r>
    </w:p>
    <w:p w14:paraId="4F39A2CB" w14:textId="370C4A51" w:rsidR="001B2157" w:rsidRDefault="001B2157" w:rsidP="001B2157">
      <w:pPr>
        <w:spacing w:after="0" w:line="480" w:lineRule="auto"/>
        <w:ind w:firstLine="720"/>
      </w:pPr>
      <w:r>
        <w:t xml:space="preserve">It is evident that </w:t>
      </w:r>
      <w:del w:id="146" w:author="Mark Scheuerell" w:date="2026-10-16T14:38:00Z" w16du:dateUtc="2026-10-16T21:38:00Z">
        <w:r w:rsidDel="00AE26EB">
          <w:delText xml:space="preserve">high </w:delText>
        </w:r>
      </w:del>
      <w:ins w:id="147" w:author="Mark Scheuerell" w:date="2026-10-16T14:38:00Z" w16du:dateUtc="2026-10-16T21:38:00Z">
        <w:r w:rsidR="00AE26EB">
          <w:t>high</w:t>
        </w:r>
        <w:r w:rsidR="00AE26EB">
          <w:t>-</w:t>
        </w:r>
      </w:ins>
      <w:r>
        <w:t>level patterns in survey method accuracy (bias and precision) occur at the level of species.</w:t>
      </w:r>
      <w:r w:rsidR="00697C8A">
        <w:t xml:space="preserve"> The majority of Chinook survey methods are not heavily </w:t>
      </w:r>
      <w:del w:id="148" w:author="Mark Scheuerell" w:date="2026-10-16T14:38:00Z" w16du:dateUtc="2026-10-16T21:38:00Z">
        <w:r w:rsidR="00697C8A" w:rsidDel="00AE26EB">
          <w:delText xml:space="preserve">directionally </w:delText>
        </w:r>
      </w:del>
      <w:r w:rsidR="00697C8A">
        <w:t>biased, but the most extreme survey method biases found by this study occur in the monitoring of this species (‘Area Under Curve: Population (Total live spawners)’ and ‘Peak spawner count expansion’). Similarly, most methods employed to survey Chinook are highly precise, but t</w:t>
      </w:r>
      <w:r w:rsidR="00F869AB">
        <w:t>he</w:t>
      </w:r>
      <w:r w:rsidR="00697C8A">
        <w:t xml:space="preserve"> ‘Area Under Curve: Population (Total live spawners)’ </w:t>
      </w:r>
      <w:r w:rsidR="007A6650">
        <w:t xml:space="preserve">applied to Chinook populations </w:t>
      </w:r>
      <w:r w:rsidR="00697C8A">
        <w:t>is the least</w:t>
      </w:r>
      <w:r w:rsidR="00F869AB">
        <w:t xml:space="preserve"> precise of any method analyzed in this study.</w:t>
      </w:r>
      <w:r w:rsidR="00230354">
        <w:t xml:space="preserve"> </w:t>
      </w:r>
      <w:r w:rsidR="007A6650">
        <w:t>Similar to Chinook</w:t>
      </w:r>
      <w:r w:rsidR="00230354">
        <w:t xml:space="preserve">, coho survey methods exhibit a tendency towards </w:t>
      </w:r>
      <w:r w:rsidR="007A6650">
        <w:t>neutral</w:t>
      </w:r>
      <w:r w:rsidR="00230354">
        <w:t xml:space="preserve"> bias,</w:t>
      </w:r>
      <w:r w:rsidR="007A6650">
        <w:t xml:space="preserve"> with a couple of notable exceptions (specifically ‘Peak spawner </w:t>
      </w:r>
      <w:r w:rsidR="007A6650">
        <w:lastRenderedPageBreak/>
        <w:t>count per mile expansion’ and ‘Dam counts + Expansion below dam’)</w:t>
      </w:r>
      <w:r w:rsidR="00230354">
        <w:t>.</w:t>
      </w:r>
      <w:r w:rsidR="007A6650">
        <w:t xml:space="preserve"> Significant over- and undercounting occurs for populations where for whatever reason biologists must rely on these methods for long stretches of time.</w:t>
      </w:r>
      <w:r w:rsidR="00230354">
        <w:t xml:space="preserve"> </w:t>
      </w:r>
      <w:r w:rsidR="007A6650">
        <w:t>Coho survey methods</w:t>
      </w:r>
      <w:r w:rsidR="00230354">
        <w:t xml:space="preserve"> are generally the least precise</w:t>
      </w:r>
      <w:r w:rsidR="007A6650">
        <w:t xml:space="preserve"> among the three species included in this study. This is</w:t>
      </w:r>
      <w:r w:rsidR="00230354">
        <w:t xml:space="preserve"> perhaps due to the timing of coho migration or the generally larger sizes of coho populations relative to the other species in this work. </w:t>
      </w:r>
      <w:r w:rsidR="00697C8A">
        <w:t xml:space="preserve"> </w:t>
      </w:r>
      <w:r w:rsidR="007A6650">
        <w:t xml:space="preserve">Meanwhile, steelhead are generally the most accurately assessed species in this study, both in terms of bias and precision. </w:t>
      </w:r>
    </w:p>
    <w:p w14:paraId="71272760" w14:textId="1D2114F4" w:rsidR="001B2157" w:rsidRDefault="001B2157" w:rsidP="00223CE4">
      <w:pPr>
        <w:spacing w:after="0" w:line="480" w:lineRule="auto"/>
        <w:ind w:firstLine="720"/>
      </w:pPr>
      <w:commentRangeStart w:id="149"/>
      <w:r>
        <w:t xml:space="preserve">I find </w:t>
      </w:r>
      <w:r w:rsidR="004605FB">
        <w:t>Chinook</w:t>
      </w:r>
      <w:r>
        <w:t xml:space="preserve"> populations to be the </w:t>
      </w:r>
      <w:r w:rsidR="004605FB">
        <w:t xml:space="preserve">least </w:t>
      </w:r>
      <w:r>
        <w:t>accurately counted in this study</w:t>
      </w:r>
      <w:commentRangeEnd w:id="149"/>
      <w:r w:rsidR="00AE26EB">
        <w:rPr>
          <w:rStyle w:val="CommentReference"/>
          <w:sz w:val="24"/>
          <w:szCs w:val="24"/>
        </w:rPr>
        <w:commentReference w:id="149"/>
      </w:r>
      <w:r w:rsidR="004605FB">
        <w:t xml:space="preserve">, with 58.49% of observations falling within the underlying state estimate’s 95% confidence interval. </w:t>
      </w:r>
      <w:r w:rsidR="00223CE4">
        <w:t xml:space="preserve">As mentioned in the results section, the fact that the least accurately assessed species falls within these intervals </w:t>
      </w:r>
      <w:r>
        <w:t>almost</w:t>
      </w:r>
      <w:r w:rsidR="00223CE4">
        <w:t xml:space="preserve"> 60% of the time is encouraging and speaks to the effectiveness</w:t>
      </w:r>
      <w:r>
        <w:t xml:space="preserve"> </w:t>
      </w:r>
      <w:r w:rsidR="00223CE4">
        <w:t>of Oregon’s salmonid monitoring efforts. Coho populations are observed within the underlying state estimate’s 95% confidence interval 63.02% of the time. While this is an improvement over Chinook accuracy, it is important to remember</w:t>
      </w:r>
      <w:r>
        <w:t xml:space="preserve"> </w:t>
      </w:r>
      <w:r w:rsidR="00223CE4">
        <w:t xml:space="preserve">that </w:t>
      </w:r>
      <w:r>
        <w:t>coho hav</w:t>
      </w:r>
      <w:r w:rsidR="00223CE4">
        <w:t>e</w:t>
      </w:r>
      <w:r>
        <w:t xml:space="preserve"> the largest populations of any of the three species included in this study, meaning biases</w:t>
      </w:r>
      <w:r w:rsidR="00223CE4">
        <w:t xml:space="preserve"> in log space</w:t>
      </w:r>
      <w:r>
        <w:t xml:space="preserve"> </w:t>
      </w:r>
      <w:r w:rsidR="00223CE4">
        <w:t>very often</w:t>
      </w:r>
      <w:r>
        <w:t xml:space="preserve"> represent larger numbers of fish</w:t>
      </w:r>
      <w:r w:rsidR="00223CE4">
        <w:t xml:space="preserve"> than they would for the other species analyzed</w:t>
      </w:r>
      <w:r>
        <w:t xml:space="preserve">. </w:t>
      </w:r>
      <w:r w:rsidR="00AA543D">
        <w:t>Not surprisingly,</w:t>
      </w:r>
      <w:r>
        <w:t xml:space="preserve"> I find that steelhead are the most accurately surveyed species in this study (</w:t>
      </w:r>
      <w:r w:rsidR="00AA543D">
        <w:t>73.17</w:t>
      </w:r>
      <w:r>
        <w:t>%)</w:t>
      </w:r>
      <w:r w:rsidR="0045096A">
        <w:t>, with only 3 of 22 populations falling below 50% accuracy</w:t>
      </w:r>
      <w:r>
        <w:t>.</w:t>
      </w:r>
    </w:p>
    <w:p w14:paraId="061E81B8" w14:textId="2199C349" w:rsidR="001B2157" w:rsidRDefault="00844030" w:rsidP="00281A54">
      <w:pPr>
        <w:spacing w:after="0" w:line="480" w:lineRule="auto"/>
        <w:ind w:firstLine="720"/>
      </w:pPr>
      <w:r>
        <w:t xml:space="preserve">Throughout this study there are fifteen </w:t>
      </w:r>
      <w:r w:rsidR="001B2157">
        <w:t xml:space="preserve">populations in which </w:t>
      </w:r>
      <w:r>
        <w:t xml:space="preserve">less than 50% of the </w:t>
      </w:r>
      <w:r w:rsidR="001B2157">
        <w:t xml:space="preserve">observed time series </w:t>
      </w:r>
      <w:r>
        <w:t>falls outside the underlying state estimate’s 95% confidence interval due to bias inherent to the survey method or methods employed. Of these fifteen, nine</w:t>
      </w:r>
      <w:r w:rsidR="001B2157">
        <w:t xml:space="preserve"> are instances in which the population has been overcounted</w:t>
      </w:r>
      <w:r>
        <w:t xml:space="preserve">, four in which the population has been </w:t>
      </w:r>
      <w:r>
        <w:lastRenderedPageBreak/>
        <w:t>undercounted, and two in which the observed time series regularly falls both above and below the associated state’s confidence interval</w:t>
      </w:r>
      <w:r w:rsidR="001B2157">
        <w:t>.</w:t>
      </w:r>
      <w:r w:rsidR="00A55876">
        <w:t xml:space="preserve"> In the context of conservation efforts, overcount</w:t>
      </w:r>
      <w:r w:rsidR="002440D2">
        <w:t>s</w:t>
      </w:r>
      <w:r w:rsidR="00A55876">
        <w:t xml:space="preserve"> </w:t>
      </w:r>
      <w:r w:rsidR="002440D2">
        <w:t>(</w:t>
      </w:r>
      <w:r w:rsidR="00A55876">
        <w:t>in which biologists record the presence of fish that don’t actually exist</w:t>
      </w:r>
      <w:r w:rsidR="001B616C">
        <w:t>, usually due to double counting</w:t>
      </w:r>
      <w:r w:rsidR="002440D2">
        <w:t>) can give the appearance that</w:t>
      </w:r>
      <w:r w:rsidR="001C181E">
        <w:t xml:space="preserve"> populations do not require conservation actions</w:t>
      </w:r>
      <w:r w:rsidR="002440D2">
        <w:t xml:space="preserve"> </w:t>
      </w:r>
      <w:r w:rsidR="001C181E">
        <w:t xml:space="preserve">or that </w:t>
      </w:r>
      <w:r w:rsidR="002440D2">
        <w:t>interventions are having a greater impact than is actually the case (</w:t>
      </w:r>
      <w:r w:rsidR="001B616C">
        <w:t>Strickfade</w:t>
      </w:r>
      <w:r w:rsidR="001C181E">
        <w:t>n</w:t>
      </w:r>
      <w:r w:rsidR="001B616C">
        <w:t xml:space="preserve"> et al. 2019</w:t>
      </w:r>
      <w:r w:rsidR="00102656">
        <w:t>, Ford et al. 2021</w:t>
      </w:r>
      <w:r w:rsidR="002440D2">
        <w:t>).</w:t>
      </w:r>
      <w:r w:rsidR="00A55876">
        <w:t xml:space="preserve"> </w:t>
      </w:r>
      <w:r w:rsidR="001B2157">
        <w:t xml:space="preserve"> </w:t>
      </w:r>
      <w:r w:rsidR="003D6888">
        <w:t>On the other hand, undercounts (in which extant individuals are not recorded) present a more pernicious problem, as they may lead to the effectiveness of an intervention going unrecognized</w:t>
      </w:r>
      <w:r w:rsidR="00281A54">
        <w:t xml:space="preserve"> (</w:t>
      </w:r>
      <w:r w:rsidR="00281A54" w:rsidRPr="00281A54">
        <w:t>Kéry</w:t>
      </w:r>
      <w:r w:rsidR="00281A54">
        <w:t xml:space="preserve"> and Schmidt 2008)</w:t>
      </w:r>
      <w:r w:rsidR="003D6888">
        <w:t>.</w:t>
      </w:r>
      <w:r w:rsidR="00281A54">
        <w:t xml:space="preserve"> Despite these potential outcomes, over- or undercounting isn’t inherently an issue. </w:t>
      </w:r>
      <w:r w:rsidR="005237F8">
        <w:t>A</w:t>
      </w:r>
      <w:r w:rsidR="001B2157">
        <w:t xml:space="preserve">ny survey method </w:t>
      </w:r>
      <w:r w:rsidR="005237F8">
        <w:t>is</w:t>
      </w:r>
      <w:r w:rsidR="001B2157">
        <w:t xml:space="preserve"> associated with some inherent directional bias and observation error</w:t>
      </w:r>
      <w:r w:rsidR="00281A54">
        <w:t>, and i</w:t>
      </w:r>
      <w:r w:rsidR="001B2157">
        <w:t>f fisheries biologists and managers have at least a rough idea of bias tendencies of the survey methods being employed</w:t>
      </w:r>
      <w:r w:rsidR="005237F8">
        <w:t>, they are</w:t>
      </w:r>
      <w:r w:rsidR="001B2157">
        <w:t xml:space="preserve"> able to adjust abundance estimates accordingly</w:t>
      </w:r>
      <w:r w:rsidR="00281A54">
        <w:t xml:space="preserve"> (Parsons and Skalski 2010)</w:t>
      </w:r>
      <w:r w:rsidR="001B2157">
        <w:t xml:space="preserve">. These sorts of adjustments for statistical bias in survey methods are commonplace in the ecology literature (Pearse et al. 2008, Conn et al. 2013, Dorazio 2014, Fithian et al. 2015). </w:t>
      </w:r>
    </w:p>
    <w:p w14:paraId="13D41253" w14:textId="14E412E2" w:rsidR="00283439" w:rsidRDefault="000173FD" w:rsidP="00283439">
      <w:pPr>
        <w:spacing w:after="0" w:line="480" w:lineRule="auto"/>
        <w:ind w:firstLine="720"/>
      </w:pPr>
      <w:r>
        <w:t xml:space="preserve">Because seven of nine Chinook survey methods analyzed exhibit a negative bias term, these populations are the most likely to be undercounted among the three species included in this study. </w:t>
      </w:r>
      <w:r w:rsidR="004B525B">
        <w:t xml:space="preserve">While these undercounts are seen prominently throughout the study area, they are </w:t>
      </w:r>
      <w:r w:rsidR="00900A7D">
        <w:t xml:space="preserve">perhaps </w:t>
      </w:r>
      <w:r w:rsidR="004B525B">
        <w:t>most notable among the lower Columbia populations, which are frequently assessed using the two most downwardly biased Chinook survey methods.</w:t>
      </w:r>
      <w:r w:rsidR="00F82AA7">
        <w:t xml:space="preserve"> One of these methods (‘Area Under Curve: Population (Total live spawners)’) is also the least precise of any method analyzed in this study, meaning that not only are these populations very likely to be undercounted, but also that the observed time series are not likely to mirror trends in these populations’ </w:t>
      </w:r>
      <w:r w:rsidR="00F82AA7">
        <w:lastRenderedPageBreak/>
        <w:t xml:space="preserve">underlying state. </w:t>
      </w:r>
      <w:r w:rsidR="003D47BD">
        <w:t>Th</w:t>
      </w:r>
      <w:r w:rsidR="00900A7D">
        <w:t>e</w:t>
      </w:r>
      <w:r w:rsidR="003D47BD">
        <w:t xml:space="preserve"> combination of </w:t>
      </w:r>
      <w:r w:rsidR="00900A7D">
        <w:t>strong bias and low precision</w:t>
      </w:r>
      <w:r w:rsidR="003D47BD">
        <w:t xml:space="preserve"> can combine to increase the likelihood of both the misallocation of management resources and the misunderstanding of the effect of conservation efforts.</w:t>
      </w:r>
      <w:r w:rsidR="00900A7D">
        <w:t xml:space="preserve"> This contrasts with the John Day River Chinook populations, which are surveyed exclusively using the ‘Total redd counts * Fish per redd estimate’ method. </w:t>
      </w:r>
      <w:commentRangeStart w:id="150"/>
      <w:r w:rsidR="00900A7D">
        <w:t xml:space="preserve">This method is upwardly biased, leading to overcounts of these populations, but because it is the most precise of Chinook survey methods, trends in these populations’ abundance are captured quite well by the observed time series, meaning the effect of some conservation action </w:t>
      </w:r>
      <w:r w:rsidR="00133A06">
        <w:t xml:space="preserve">can still be </w:t>
      </w:r>
      <w:r w:rsidR="00900A7D">
        <w:t xml:space="preserve">seen in the </w:t>
      </w:r>
      <w:r w:rsidR="00133A06">
        <w:t>survey data, even if the abundances observed are higher than the true values.</w:t>
      </w:r>
      <w:r w:rsidR="00900A7D">
        <w:t xml:space="preserve"> </w:t>
      </w:r>
      <w:commentRangeEnd w:id="150"/>
      <w:r w:rsidR="00133A06">
        <w:rPr>
          <w:rStyle w:val="CommentReference"/>
          <w:sz w:val="24"/>
          <w:szCs w:val="24"/>
        </w:rPr>
        <w:commentReference w:id="150"/>
      </w:r>
    </w:p>
    <w:p w14:paraId="5B631C6D" w14:textId="3E9A5FC8" w:rsidR="001B2157" w:rsidRDefault="001B2157" w:rsidP="001B2157">
      <w:pPr>
        <w:spacing w:after="0" w:line="480" w:lineRule="auto"/>
      </w:pPr>
      <w:r>
        <w:tab/>
      </w:r>
      <w:r w:rsidR="00A31781">
        <w:t>Coho survey methods are generally the least precise of any species in this study</w:t>
      </w:r>
      <w:r w:rsidR="0095719A">
        <w:t>.</w:t>
      </w:r>
      <w:r w:rsidR="00A31781">
        <w:t xml:space="preserve"> </w:t>
      </w:r>
      <w:r w:rsidR="0095719A">
        <w:t>While</w:t>
      </w:r>
      <w:r w:rsidR="00A31781">
        <w:t xml:space="preserve"> the relatively low bias terms associated with most </w:t>
      </w:r>
      <w:r w:rsidR="0095719A">
        <w:t xml:space="preserve">of these </w:t>
      </w:r>
      <w:r w:rsidR="00A31781">
        <w:t xml:space="preserve">methods </w:t>
      </w:r>
      <w:r w:rsidR="0095719A">
        <w:t xml:space="preserve">keep the point observed time series within the underlying state estimate’s 95% confidence interval, this lack of precision leads to more dramatic year-to-year oscillations around the underlying state than those seen in Chinook or steelhead populations. </w:t>
      </w:r>
      <w:r w:rsidR="00E439C3">
        <w:t xml:space="preserve">This does not present a tremendous problem when considering the entire time </w:t>
      </w:r>
      <w:r w:rsidR="00941FE9">
        <w:t>series but</w:t>
      </w:r>
      <w:r w:rsidR="00E439C3">
        <w:t xml:space="preserve"> could </w:t>
      </w:r>
      <w:r w:rsidR="00514DF7">
        <w:t>present</w:t>
      </w:r>
      <w:r w:rsidR="00E439C3">
        <w:t xml:space="preserve"> an issue when attempting to examine the impact of some conservation action in the near term. </w:t>
      </w:r>
    </w:p>
    <w:p w14:paraId="6F162F4F" w14:textId="5650F001" w:rsidR="00941FE9" w:rsidRDefault="00941FE9" w:rsidP="001B2157">
      <w:pPr>
        <w:spacing w:after="0" w:line="480" w:lineRule="auto"/>
      </w:pPr>
      <w:r>
        <w:tab/>
        <w:t>Broadly speaking, steelhead survey methods are the most accurate of the three species analyzed in this study, both in terms of bias and precision, although exceptions do exist and are evident in certain populations.</w:t>
      </w:r>
      <w:r w:rsidR="00160DB6">
        <w:t xml:space="preserve"> Upper Willamette River populations are surveyed exclusively using the ‘Peak redd count expansion * Fish per redd estimate’ method, the upward bias of which results in these populations’ observed time series consistently falling above the underlying state estimates.</w:t>
      </w:r>
      <w:r w:rsidR="002E38B4">
        <w:t xml:space="preserve"> The least precise steelhead survey method (‘Total redd counts * Fish per redd estimate’) is employed in </w:t>
      </w:r>
      <w:r w:rsidR="001750E3">
        <w:t>three</w:t>
      </w:r>
      <w:r w:rsidR="002E38B4">
        <w:t xml:space="preserve"> population</w:t>
      </w:r>
      <w:r w:rsidR="001750E3">
        <w:t xml:space="preserve">s: Clatskanie River, Sandy River, and </w:t>
      </w:r>
      <w:r w:rsidR="001750E3">
        <w:lastRenderedPageBreak/>
        <w:t>Scappoose Creek. Similar to the low precision coho survey methods discussed above, the implementation of this method leads to the observed time series dramatic oscillating around the underlying state estimate.</w:t>
      </w:r>
    </w:p>
    <w:p w14:paraId="57DE298C" w14:textId="5B731AD0" w:rsidR="001B2157" w:rsidRDefault="001B2157" w:rsidP="001B2157">
      <w:pPr>
        <w:spacing w:after="0" w:line="480" w:lineRule="auto"/>
        <w:ind w:firstLine="720"/>
      </w:pPr>
      <w:r>
        <w:t>The same survey method can have drastically different behavior across species.</w:t>
      </w:r>
      <w:r w:rsidR="00E94136">
        <w:t xml:space="preserve"> The</w:t>
      </w:r>
      <w:commentRangeStart w:id="151"/>
      <w:commentRangeStart w:id="152"/>
      <w:commentRangeStart w:id="153"/>
      <w:r>
        <w:t xml:space="preserve"> ‘Area Under Curve: Population (Total live spawners)’ method</w:t>
      </w:r>
      <w:r w:rsidR="00E94136">
        <w:t xml:space="preserve"> is strongly negatively biased and </w:t>
      </w:r>
      <w:r w:rsidR="004B15B9">
        <w:t>t</w:t>
      </w:r>
      <w:r w:rsidR="00E94136">
        <w:t xml:space="preserve">he least precise of all methods analyzed when applied to surveying Chinook </w:t>
      </w:r>
      <w:commentRangeEnd w:id="151"/>
      <w:r>
        <w:rPr>
          <w:rStyle w:val="CommentReference"/>
          <w:sz w:val="24"/>
          <w:szCs w:val="24"/>
        </w:rPr>
        <w:commentReference w:id="151"/>
      </w:r>
      <w:commentRangeEnd w:id="152"/>
      <w:r w:rsidR="00316286">
        <w:rPr>
          <w:rStyle w:val="CommentReference"/>
          <w:sz w:val="24"/>
          <w:szCs w:val="24"/>
        </w:rPr>
        <w:commentReference w:id="152"/>
      </w:r>
      <w:commentRangeEnd w:id="153"/>
      <w:r w:rsidR="00AE26EB">
        <w:rPr>
          <w:rStyle w:val="CommentReference"/>
          <w:sz w:val="24"/>
          <w:szCs w:val="24"/>
        </w:rPr>
        <w:commentReference w:id="153"/>
      </w:r>
      <w:r w:rsidR="00316286">
        <w:t>populations, yet</w:t>
      </w:r>
      <w:r w:rsidR="00E94136">
        <w:t xml:space="preserve"> is only slightly biased and ten times more precise </w:t>
      </w:r>
      <w:r>
        <w:t>when applied to coho (Table 1).</w:t>
      </w:r>
      <w:r w:rsidR="005B44AA">
        <w:t xml:space="preserve"> Meanwhile the ‘Dam counts’ method, the only survey method employed across all three species, is significantly less precise when applied to coho populations compared to both steelhead and Chinook.</w:t>
      </w:r>
      <w:r>
        <w:t xml:space="preserve"> </w:t>
      </w:r>
      <w:r w:rsidR="005B44AA">
        <w:t xml:space="preserve">While the ‘Dam counts’ method performs similarly across steelhead and Chinook, the behavior of the ‘Total redd counts * Fish per redd estimate’ method diverges wildly between these two species. When applied to surveying steelhead populations this method shows very little directional bias but is notably extremely imprecise for that species, whereas the same method is the most precise of all Chinook survey methods but is also the most upwardly biased. These divergent behaviors </w:t>
      </w:r>
      <w:r>
        <w:t xml:space="preserve">illustrate </w:t>
      </w:r>
      <w:r w:rsidR="005B44AA">
        <w:t>the</w:t>
      </w:r>
      <w:r>
        <w:t xml:space="preserve"> need for practitioners to have deep understanding of both the survey methods being applied and the target species. </w:t>
      </w:r>
      <w:r w:rsidR="005B44AA">
        <w:t xml:space="preserve">It appears, in this study anyway, that there is </w:t>
      </w:r>
      <w:r>
        <w:t xml:space="preserve">no </w:t>
      </w:r>
      <w:r w:rsidR="005B44AA">
        <w:t xml:space="preserve">such thing as a </w:t>
      </w:r>
      <w:r>
        <w:t>bad tool,</w:t>
      </w:r>
      <w:r w:rsidR="005B44AA">
        <w:t xml:space="preserve"> but that certain</w:t>
      </w:r>
      <w:r>
        <w:t xml:space="preserve"> tools are </w:t>
      </w:r>
      <w:r w:rsidR="005B44AA">
        <w:t xml:space="preserve">much </w:t>
      </w:r>
      <w:r>
        <w:t>better or</w:t>
      </w:r>
      <w:r w:rsidR="005B44AA">
        <w:t xml:space="preserve"> much</w:t>
      </w:r>
      <w:r>
        <w:t xml:space="preserve"> worse fits for the job at hand. </w:t>
      </w:r>
    </w:p>
    <w:p w14:paraId="1B590D0C" w14:textId="7F32208F" w:rsidR="001B2157" w:rsidRDefault="001B2157" w:rsidP="001B2157">
      <w:pPr>
        <w:spacing w:after="0" w:line="480" w:lineRule="auto"/>
      </w:pPr>
      <w:r>
        <w:tab/>
        <w:t xml:space="preserve">In many cases the methods employed by fisheries biologists and technicians are chosen due to factors beyond the scope of this study. Among the factors driving these decisions are the species, size, and run timing of the population being surveyed, the physical characteristics of the waterbody and stream network in which the population resides, and the number of labor-hours </w:t>
      </w:r>
      <w:r>
        <w:lastRenderedPageBreak/>
        <w:t xml:space="preserve">required to effectively survey a specific population using a particular method over another (Parsons and Skalski 2010, Washington Department of Fish and Wildlife 2018, Oregon Department of Fish and Wildlife 2024b). The best method for surveying any population is the one that biologists are able to implement efficiently and repeatedly in the effort to ensure continuous monitoring of imperiled populations, with statistical adjustments able to be applied if necessary once data have been </w:t>
      </w:r>
      <w:commentRangeStart w:id="154"/>
      <w:commentRangeStart w:id="155"/>
      <w:r>
        <w:t>collected.</w:t>
      </w:r>
      <w:commentRangeEnd w:id="154"/>
      <w:r w:rsidR="003E3D8D">
        <w:rPr>
          <w:rStyle w:val="CommentReference"/>
          <w:sz w:val="24"/>
          <w:szCs w:val="24"/>
        </w:rPr>
        <w:commentReference w:id="154"/>
      </w:r>
      <w:commentRangeEnd w:id="155"/>
      <w:r w:rsidR="00853314">
        <w:rPr>
          <w:rStyle w:val="CommentReference"/>
          <w:sz w:val="24"/>
          <w:szCs w:val="24"/>
        </w:rPr>
        <w:commentReference w:id="155"/>
      </w:r>
    </w:p>
    <w:p w14:paraId="0537A6AA" w14:textId="77777777" w:rsidR="001B2157" w:rsidRDefault="001B2157">
      <w:pPr>
        <w:rPr>
          <w:b/>
          <w:bCs/>
        </w:rPr>
      </w:pPr>
      <w:r>
        <w:rPr>
          <w:b/>
          <w:bCs/>
        </w:rPr>
        <w:br w:type="page"/>
      </w:r>
    </w:p>
    <w:p w14:paraId="075754D0" w14:textId="5C24A76B" w:rsidR="00B06C31" w:rsidRPr="00970BA1" w:rsidRDefault="00B06C31" w:rsidP="00B06C31">
      <w:pPr>
        <w:suppressLineNumbers/>
        <w:spacing w:after="0" w:line="240" w:lineRule="auto"/>
        <w:rPr>
          <w:b/>
          <w:bCs/>
        </w:rPr>
      </w:pPr>
      <w:r w:rsidRPr="00970BA1">
        <w:rPr>
          <w:b/>
          <w:bCs/>
        </w:rPr>
        <w:lastRenderedPageBreak/>
        <w:t xml:space="preserve">Acknowledgements </w:t>
      </w:r>
    </w:p>
    <w:p w14:paraId="3C5D7253" w14:textId="77777777" w:rsidR="00B06C31" w:rsidRDefault="00B06C31" w:rsidP="00B06C31">
      <w:pPr>
        <w:suppressLineNumbers/>
        <w:spacing w:after="0" w:line="240" w:lineRule="auto"/>
      </w:pPr>
    </w:p>
    <w:p w14:paraId="67F7ADEC" w14:textId="1B7F744E" w:rsidR="00B06C31" w:rsidRDefault="00A93507" w:rsidP="00B06C31">
      <w:pPr>
        <w:suppressLineNumbers/>
        <w:spacing w:after="0" w:line="240" w:lineRule="auto"/>
      </w:pPr>
      <w:r>
        <w:t>Acknowledgements related to this project</w:t>
      </w:r>
      <w:r w:rsidR="007F5A9C">
        <w:t xml:space="preserve">. This should not be double spaced. I guess I should thank the rest of the committee if they aren’t going to be authors on this. Maybe </w:t>
      </w:r>
      <w:commentRangeStart w:id="156"/>
      <w:r w:rsidR="007F5A9C">
        <w:t xml:space="preserve">Genoa Salami </w:t>
      </w:r>
      <w:commentRangeEnd w:id="156"/>
      <w:r w:rsidR="00853314">
        <w:rPr>
          <w:rStyle w:val="CommentReference"/>
          <w:sz w:val="24"/>
          <w:szCs w:val="24"/>
        </w:rPr>
        <w:commentReference w:id="156"/>
      </w:r>
      <w:r w:rsidR="007F5A9C">
        <w:t xml:space="preserve">too? </w:t>
      </w:r>
    </w:p>
    <w:p w14:paraId="462BFED1" w14:textId="67BD8FDC" w:rsidR="00AA7E4F" w:rsidRDefault="00AA7E4F" w:rsidP="00AA7E4F">
      <w:r>
        <w:br w:type="page"/>
      </w:r>
    </w:p>
    <w:p w14:paraId="4EC83DEC" w14:textId="77777777" w:rsidR="00AA7E4F" w:rsidRPr="00B81603" w:rsidRDefault="00AA7E4F" w:rsidP="00B81603">
      <w:pPr>
        <w:spacing w:line="240" w:lineRule="auto"/>
        <w:rPr>
          <w:b/>
          <w:bCs/>
        </w:rPr>
      </w:pPr>
      <w:r w:rsidRPr="00B81603">
        <w:rPr>
          <w:b/>
          <w:bCs/>
        </w:rPr>
        <w:lastRenderedPageBreak/>
        <w:t>References</w:t>
      </w:r>
    </w:p>
    <w:p w14:paraId="5AE579C5" w14:textId="3190F5A3" w:rsidR="00AA7E4F" w:rsidRDefault="00AA7E4F" w:rsidP="00E16B30">
      <w:pPr>
        <w:spacing w:line="240" w:lineRule="auto"/>
        <w:ind w:left="720" w:hanging="720"/>
      </w:pPr>
      <w:r>
        <w:t xml:space="preserve">Anderson, J. T., J. E. Merz, C. B. Watry, </w:t>
      </w:r>
      <w:r w:rsidR="00523A07">
        <w:t xml:space="preserve">and </w:t>
      </w:r>
      <w:r>
        <w:t xml:space="preserve">M. K. Saiki. 2015. Comparison of selected population characteristics of adult Chinook salmon during upstream passage through a resistance board weir and during salmon carcass surveys. </w:t>
      </w:r>
      <w:r>
        <w:rPr>
          <w:i/>
          <w:iCs/>
        </w:rPr>
        <w:t>California Fish and Game</w:t>
      </w:r>
      <w:r>
        <w:t xml:space="preserve"> 101(1): 24-39.</w:t>
      </w:r>
    </w:p>
    <w:p w14:paraId="111F6A67" w14:textId="026CFCF7" w:rsidR="00047FF7" w:rsidRDefault="00047FF7" w:rsidP="00E16B30">
      <w:pPr>
        <w:spacing w:line="240" w:lineRule="auto"/>
        <w:ind w:left="720" w:hanging="720"/>
      </w:pPr>
      <w:r>
        <w:t xml:space="preserve">Annear, A. R., M. A. Simonson, P. M. Dixon, </w:t>
      </w:r>
      <w:r w:rsidR="00523A07">
        <w:t xml:space="preserve">and </w:t>
      </w:r>
      <w:r>
        <w:t xml:space="preserve">M. J. Weber. 2024. Effects of sampling effort and data sources on precision of common carp and bigmouth buffalo population estimates. </w:t>
      </w:r>
      <w:r>
        <w:rPr>
          <w:i/>
          <w:iCs/>
        </w:rPr>
        <w:t xml:space="preserve">Fisheries Research </w:t>
      </w:r>
      <w:r>
        <w:t>279: 12 pp.</w:t>
      </w:r>
    </w:p>
    <w:p w14:paraId="5CC8608C" w14:textId="712A8E1D" w:rsidR="00D3167C" w:rsidRPr="00D3167C" w:rsidRDefault="00D3167C" w:rsidP="00E16B30">
      <w:pPr>
        <w:spacing w:line="240" w:lineRule="auto"/>
        <w:ind w:left="720" w:hanging="720"/>
      </w:pPr>
      <w:r>
        <w:t xml:space="preserve">Caughlan, L. and K. L. Oakley. 2001. Cost considerations for long-term ecological monitoring. </w:t>
      </w:r>
      <w:r>
        <w:rPr>
          <w:i/>
          <w:iCs/>
        </w:rPr>
        <w:t xml:space="preserve">Ecological Indicators </w:t>
      </w:r>
      <w:r>
        <w:t>1(2): 123-134.</w:t>
      </w:r>
    </w:p>
    <w:p w14:paraId="2AAD78A8" w14:textId="470FB60F" w:rsidR="00235527" w:rsidRPr="00235527" w:rsidRDefault="00235527" w:rsidP="00E16B30">
      <w:pPr>
        <w:spacing w:line="240" w:lineRule="auto"/>
        <w:ind w:left="720" w:hanging="720"/>
      </w:pPr>
      <w:r>
        <w:t xml:space="preserve">Conn, P. B., B. T. McClintock, M. F. Cameron, D. S. Johnson, E. E. Moreland, and P. L. Boveng. 2013. Accommodating species identification errors in transect surveys. </w:t>
      </w:r>
      <w:r>
        <w:rPr>
          <w:i/>
          <w:iCs/>
        </w:rPr>
        <w:t xml:space="preserve">Ecology </w:t>
      </w:r>
      <w:r>
        <w:t>94(11): 2607-2618.</w:t>
      </w:r>
    </w:p>
    <w:p w14:paraId="35D8CCD0" w14:textId="5E06A2FD" w:rsidR="00523A07" w:rsidRDefault="00523A07" w:rsidP="00E16B30">
      <w:pPr>
        <w:spacing w:line="240" w:lineRule="auto"/>
        <w:ind w:left="720" w:hanging="720"/>
      </w:pPr>
      <w:r>
        <w:t xml:space="preserve">Copeland, T., W. C. Schrader, B. Barnett, M. T. Davison, K. A. Apperson, M. Belnap, E. Brown, and E. A. Felts. 2019. Idaho Chinook Salmon Spawning Ground Surveys: Protocol and Historic Trends. </w:t>
      </w:r>
      <w:r>
        <w:rPr>
          <w:i/>
          <w:iCs/>
        </w:rPr>
        <w:t>Idaho Department of Fish and Game, Annual Report 19-16</w:t>
      </w:r>
      <w:r>
        <w:t>, 109pp.</w:t>
      </w:r>
    </w:p>
    <w:p w14:paraId="31493FC5" w14:textId="331A85DD" w:rsidR="00235527" w:rsidRDefault="00235527" w:rsidP="00E16B30">
      <w:pPr>
        <w:spacing w:line="240" w:lineRule="auto"/>
        <w:ind w:left="720" w:hanging="720"/>
      </w:pPr>
      <w:r>
        <w:t xml:space="preserve">Dorazio, R. M. 2014. Accounting for imperfect detection and survey bias in statistical analysis of presence-only data. </w:t>
      </w:r>
      <w:r>
        <w:rPr>
          <w:i/>
          <w:iCs/>
        </w:rPr>
        <w:t xml:space="preserve">Global Ecology and Biogeography </w:t>
      </w:r>
      <w:r>
        <w:t>23(12): 1472-1484.</w:t>
      </w:r>
    </w:p>
    <w:p w14:paraId="151DAF79" w14:textId="23DDA55E" w:rsidR="004C2E51" w:rsidRPr="004C2E51" w:rsidRDefault="004C2E51" w:rsidP="00E16B30">
      <w:pPr>
        <w:spacing w:line="240" w:lineRule="auto"/>
        <w:ind w:left="720" w:hanging="720"/>
      </w:pPr>
      <w:r>
        <w:t xml:space="preserve">Elphick, C. S. 2008. How you count counts: the importance of methods research in applied ecology. </w:t>
      </w:r>
      <w:r>
        <w:rPr>
          <w:i/>
          <w:iCs/>
        </w:rPr>
        <w:t xml:space="preserve">Journal of Applied Ecology </w:t>
      </w:r>
      <w:r>
        <w:t>45(5): 1313-1320.</w:t>
      </w:r>
    </w:p>
    <w:p w14:paraId="5B420324" w14:textId="167A6A36" w:rsidR="00AA7E4F" w:rsidRDefault="00AA7E4F" w:rsidP="00E16B30">
      <w:pPr>
        <w:spacing w:line="240" w:lineRule="auto"/>
        <w:ind w:left="720" w:hanging="720"/>
      </w:pPr>
      <w:r>
        <w:t xml:space="preserve">English, K. K., R. C. Bocking, </w:t>
      </w:r>
      <w:r w:rsidR="006D64A8">
        <w:t xml:space="preserve">and </w:t>
      </w:r>
      <w:r>
        <w:t xml:space="preserve">J. R. Irvine. 1992. A Robust Procedure for Estimating Salmon Escapement based on the Area-Under-the-Curve Method. </w:t>
      </w:r>
      <w:r>
        <w:rPr>
          <w:i/>
          <w:iCs/>
        </w:rPr>
        <w:t xml:space="preserve">Canadian Journal of Fisheries and Aquatic Sciences </w:t>
      </w:r>
      <w:r>
        <w:t>49(10): 1982-1989.</w:t>
      </w:r>
    </w:p>
    <w:p w14:paraId="42056045" w14:textId="3C66BB07" w:rsidR="007623D9" w:rsidRDefault="007623D9" w:rsidP="00E16B30">
      <w:pPr>
        <w:spacing w:line="240" w:lineRule="auto"/>
        <w:ind w:left="720" w:hanging="720"/>
      </w:pPr>
      <w:r>
        <w:t xml:space="preserve">Field, S. A., A. J. Tyre, and H. P. Possingham. 2005. Optimizing Allocation of Monitoring Effort Under Economic and Observational Constraints. </w:t>
      </w:r>
      <w:r>
        <w:rPr>
          <w:i/>
          <w:iCs/>
        </w:rPr>
        <w:t xml:space="preserve">The Journal of Wildlife Management </w:t>
      </w:r>
      <w:r>
        <w:t>69(2): 473-482.</w:t>
      </w:r>
    </w:p>
    <w:p w14:paraId="69D6B18A" w14:textId="16EFF816" w:rsidR="000050F3" w:rsidRPr="007623D9" w:rsidRDefault="000050F3" w:rsidP="00E16B30">
      <w:pPr>
        <w:spacing w:line="240" w:lineRule="auto"/>
        <w:ind w:left="720" w:hanging="720"/>
      </w:pPr>
      <w:r>
        <w:t xml:space="preserve">Fisheries and Oceans Canada. 2025. Evaluation of the Pacific Salmon Strategy Initiative. Available at: </w:t>
      </w:r>
      <w:hyperlink r:id="rId41" w:history="1">
        <w:r w:rsidRPr="000050F3">
          <w:rPr>
            <w:rStyle w:val="Hyperlink"/>
          </w:rPr>
          <w:t>https://waves-vagues.dfo-mpo.gc.ca/library-bibliotheque/41286133.pdf</w:t>
        </w:r>
      </w:hyperlink>
      <w:r>
        <w:t xml:space="preserve"> (accessed October 6, 2025). </w:t>
      </w:r>
    </w:p>
    <w:p w14:paraId="3B26982D" w14:textId="47F2DF15" w:rsidR="00B664C9" w:rsidRDefault="00B664C9" w:rsidP="00E16B30">
      <w:pPr>
        <w:spacing w:line="240" w:lineRule="auto"/>
        <w:ind w:left="720" w:hanging="720"/>
      </w:pPr>
      <w:r>
        <w:t xml:space="preserve">Fithian, W., J. Elith, T. Hastie, and D. A. Keith. 2015. Bias correction in species distribution models: pooling survey and collection data for multiple species. </w:t>
      </w:r>
      <w:r>
        <w:rPr>
          <w:i/>
          <w:iCs/>
        </w:rPr>
        <w:t xml:space="preserve">Methods in Ecology and Evolution </w:t>
      </w:r>
      <w:r>
        <w:t>6(4): 424-438.</w:t>
      </w:r>
    </w:p>
    <w:p w14:paraId="687009ED" w14:textId="5A7F2490" w:rsidR="00102656" w:rsidRPr="00102656" w:rsidRDefault="00102656" w:rsidP="00E16B30">
      <w:pPr>
        <w:spacing w:line="240" w:lineRule="auto"/>
        <w:ind w:left="720" w:hanging="720"/>
      </w:pPr>
      <w:r>
        <w:t xml:space="preserve">Ford, A. T., A. H. Ali, S. R. Colla, S. J. Cooke, C. T. Lamb, J. Pittman, D. S. Shiffman, and N. J. Singh. Understanding and avoiding misplaced efforts in conservation. </w:t>
      </w:r>
      <w:r>
        <w:rPr>
          <w:i/>
          <w:iCs/>
        </w:rPr>
        <w:t xml:space="preserve">Facets </w:t>
      </w:r>
      <w:r>
        <w:t>6(1): 252-271.</w:t>
      </w:r>
    </w:p>
    <w:p w14:paraId="6B5B5717" w14:textId="6E2495C7" w:rsidR="004C2E51" w:rsidRDefault="004C2E51" w:rsidP="00E16B30">
      <w:pPr>
        <w:spacing w:line="240" w:lineRule="auto"/>
        <w:ind w:left="720" w:hanging="720"/>
      </w:pPr>
      <w:r>
        <w:t xml:space="preserve">Goldsmith, F. B. (Ed.). 1991. </w:t>
      </w:r>
      <w:r>
        <w:rPr>
          <w:i/>
          <w:iCs/>
        </w:rPr>
        <w:t xml:space="preserve">Monitoring for Conservation and Ecology. </w:t>
      </w:r>
      <w:r>
        <w:t>Springer-Science+Business Media, B.V. 275 pp.</w:t>
      </w:r>
    </w:p>
    <w:p w14:paraId="0D0706C9" w14:textId="10D0005D" w:rsidR="004C2E51" w:rsidRPr="004C2E51" w:rsidRDefault="004C2E51" w:rsidP="00E16B30">
      <w:pPr>
        <w:spacing w:line="240" w:lineRule="auto"/>
        <w:ind w:left="720" w:hanging="720"/>
      </w:pPr>
      <w:r>
        <w:lastRenderedPageBreak/>
        <w:t>Hanson, J. O., J. L. McCune, I. Chad</w:t>
      </w:r>
      <w:r w:rsidRPr="004C2E51">
        <w:t>è</w:t>
      </w:r>
      <w:r>
        <w:t>s, C. A. Proctor, E. J. Hudgins, and J. R. Bennett. 202</w:t>
      </w:r>
      <w:r w:rsidR="00396589">
        <w:t>3</w:t>
      </w:r>
      <w:r>
        <w:t xml:space="preserve">. Optimizing ecological surveys for conservation. </w:t>
      </w:r>
      <w:r>
        <w:rPr>
          <w:i/>
          <w:iCs/>
        </w:rPr>
        <w:t xml:space="preserve">Journal of Applied Ecology </w:t>
      </w:r>
      <w:r>
        <w:t>60(1): 41-51.</w:t>
      </w:r>
    </w:p>
    <w:p w14:paraId="49222A0C" w14:textId="69AB029F" w:rsidR="00A00AC3" w:rsidRDefault="00A00AC3" w:rsidP="00A00AC3">
      <w:pPr>
        <w:spacing w:line="240" w:lineRule="auto"/>
        <w:ind w:left="720" w:hanging="720"/>
      </w:pPr>
      <w:r>
        <w:t xml:space="preserve">Holmes, E. E., E. J. Ward, and K. Wills. 2012. MARSS: Multivariate Autoregressive State-space Models for Analyzing Time-series Data. </w:t>
      </w:r>
      <w:r>
        <w:rPr>
          <w:i/>
          <w:iCs/>
        </w:rPr>
        <w:t>The R Journal</w:t>
      </w:r>
      <w:r>
        <w:t xml:space="preserve"> 4(1): 11-19.</w:t>
      </w:r>
    </w:p>
    <w:p w14:paraId="3EA4E9F3" w14:textId="6C20774F" w:rsidR="00093B03" w:rsidRPr="00093B03" w:rsidRDefault="00093B03" w:rsidP="00A00AC3">
      <w:pPr>
        <w:spacing w:line="240" w:lineRule="auto"/>
        <w:ind w:left="720" w:hanging="720"/>
      </w:pPr>
      <w:r>
        <w:t xml:space="preserve">Hone, J. 2008. On bias, precision and accuracy in wildlife aerial surveys. </w:t>
      </w:r>
      <w:r>
        <w:rPr>
          <w:i/>
          <w:iCs/>
        </w:rPr>
        <w:t xml:space="preserve">Wildlife Research </w:t>
      </w:r>
      <w:r>
        <w:t>35(4): 253-257.</w:t>
      </w:r>
    </w:p>
    <w:p w14:paraId="122D137E" w14:textId="5749AAB6" w:rsidR="00AA7E4F" w:rsidRDefault="00AA7E4F" w:rsidP="00E16B30">
      <w:pPr>
        <w:spacing w:line="240" w:lineRule="auto"/>
        <w:ind w:left="720" w:hanging="720"/>
      </w:pPr>
      <w:r>
        <w:t xml:space="preserve">Jaeger, W. K. and M. D. Scheuerell. 2023. Return(s) on investment: Restoration spending in the Columbia River Basin and increased abundance of salmon and steelhead. </w:t>
      </w:r>
      <w:r>
        <w:rPr>
          <w:i/>
          <w:iCs/>
        </w:rPr>
        <w:t xml:space="preserve">PLoS ONE </w:t>
      </w:r>
      <w:r>
        <w:t>18(7): 21 pp.</w:t>
      </w:r>
    </w:p>
    <w:p w14:paraId="25D053A5" w14:textId="0002E44D" w:rsidR="00683692" w:rsidRDefault="00683692" w:rsidP="00E16B30">
      <w:pPr>
        <w:spacing w:line="240" w:lineRule="auto"/>
        <w:ind w:left="720" w:hanging="720"/>
      </w:pPr>
      <w:r>
        <w:t xml:space="preserve">Johnson, D. H., B. M. Shrier, J. S. O’Neal, J. A. Knutzen, X. Augerot, T. A. O’Neill, </w:t>
      </w:r>
      <w:r w:rsidR="006D64A8">
        <w:t xml:space="preserve">and </w:t>
      </w:r>
      <w:r>
        <w:t xml:space="preserve">T. N. Pearsons. 2007. </w:t>
      </w:r>
      <w:r w:rsidRPr="00523A07">
        <w:t>Salmon Field Protocols Handbook – Techniques for Assessing Status and Trends in Salmon and Trout Populations.</w:t>
      </w:r>
      <w:r>
        <w:t xml:space="preserve"> </w:t>
      </w:r>
      <w:r w:rsidRPr="00523A07">
        <w:rPr>
          <w:i/>
          <w:iCs/>
        </w:rPr>
        <w:t>American Fisheries Society in Association with State of the Salmon</w:t>
      </w:r>
      <w:r>
        <w:t>, 490 pp.</w:t>
      </w:r>
    </w:p>
    <w:p w14:paraId="69D549EB" w14:textId="471E4C74" w:rsidR="000050F3" w:rsidRPr="000050F3" w:rsidRDefault="000050F3" w:rsidP="00E16B30">
      <w:pPr>
        <w:spacing w:line="240" w:lineRule="auto"/>
        <w:ind w:left="720" w:hanging="720"/>
      </w:pPr>
      <w:r>
        <w:t xml:space="preserve">Justice, C., M. Kaylor, A. Ringelman, B. Staton, M. Wolf, and D. Graves. 2023. Evaluating Salmonid and Stream Ecosystem Response to Conservation Measures and Environmental Stressors in the Columbia River Basin: Annual Report 2024. </w:t>
      </w:r>
      <w:r>
        <w:rPr>
          <w:i/>
          <w:iCs/>
        </w:rPr>
        <w:t>Columbia River Inter-Tribal Fish Commission</w:t>
      </w:r>
      <w:r>
        <w:t xml:space="preserve">. 290 pp. </w:t>
      </w:r>
    </w:p>
    <w:p w14:paraId="18716A26" w14:textId="6B9A9C70" w:rsidR="0029248E" w:rsidRDefault="0029248E" w:rsidP="00E16B30">
      <w:pPr>
        <w:spacing w:line="240" w:lineRule="auto"/>
        <w:ind w:left="720" w:hanging="720"/>
      </w:pPr>
      <w:r>
        <w:t xml:space="preserve">Katzner, T. E., J. A. R. Ivy, E. A. Bragin, E. J. Milner-Gulland, and J. A. DeWoody. 2011. Conservation implications of inaccurate estimation of cryptic population size. </w:t>
      </w:r>
      <w:r>
        <w:rPr>
          <w:i/>
          <w:iCs/>
        </w:rPr>
        <w:t xml:space="preserve">Animal Conservation </w:t>
      </w:r>
      <w:r>
        <w:t>14(4): 328-332.</w:t>
      </w:r>
    </w:p>
    <w:p w14:paraId="3D26F32B" w14:textId="62A4E067" w:rsidR="00281A54" w:rsidRPr="00281A54" w:rsidRDefault="00281A54" w:rsidP="00E16B30">
      <w:pPr>
        <w:spacing w:line="240" w:lineRule="auto"/>
        <w:ind w:left="720" w:hanging="720"/>
      </w:pPr>
      <w:r w:rsidRPr="00281A54">
        <w:t>Kéry</w:t>
      </w:r>
      <w:r>
        <w:t xml:space="preserve">, M. and B. R. Schmidt. 2008. Imperfect detection and its consequences for monitoring for conservation. </w:t>
      </w:r>
      <w:r>
        <w:rPr>
          <w:i/>
          <w:iCs/>
        </w:rPr>
        <w:t xml:space="preserve">Community Ecology </w:t>
      </w:r>
      <w:r>
        <w:t>9(2): 207-216.</w:t>
      </w:r>
    </w:p>
    <w:p w14:paraId="62914DD9" w14:textId="7176B2F1" w:rsidR="005510AE" w:rsidRDefault="005510AE" w:rsidP="00E16B30">
      <w:pPr>
        <w:spacing w:line="240" w:lineRule="auto"/>
        <w:ind w:left="720" w:hanging="720"/>
      </w:pPr>
      <w:r>
        <w:t xml:space="preserve">Knudsen, E. E. 2000. Managing Pacific Salmon Escapements: The Gaps Between Theory and Reality. In E. E. Knudsen, Steward, C. R., MacDonald, D. D., Williams, J. E., Reiser, D. W. </w:t>
      </w:r>
      <w:r w:rsidRPr="00613DCC">
        <w:t>Sustainable Fisheries Managemnt – Pacific Salmon,</w:t>
      </w:r>
      <w:r>
        <w:t xml:space="preserve"> 237-272. Lewis Publishers.</w:t>
      </w:r>
    </w:p>
    <w:p w14:paraId="66519127" w14:textId="75DBB3B9" w:rsidR="00AA7E4F" w:rsidRDefault="00AA7E4F" w:rsidP="00E16B30">
      <w:pPr>
        <w:spacing w:line="240" w:lineRule="auto"/>
        <w:ind w:left="720" w:hanging="720"/>
      </w:pPr>
      <w:r>
        <w:t xml:space="preserve">Lamb, J. J., B. P. Sandford, S. G. Smith, </w:t>
      </w:r>
      <w:r w:rsidR="006D64A8">
        <w:t xml:space="preserve">and </w:t>
      </w:r>
      <w:r>
        <w:t xml:space="preserve">G. A. Axel. 2024. Comparing standard- and reduced-size passive integrated transponder (PIT) tags for monitoring juvenile wild spring Chinook salmon. </w:t>
      </w:r>
      <w:r>
        <w:rPr>
          <w:i/>
          <w:iCs/>
        </w:rPr>
        <w:t xml:space="preserve">Transactions of the American Fisheries Society </w:t>
      </w:r>
      <w:r>
        <w:t>153(4): 505-521.</w:t>
      </w:r>
    </w:p>
    <w:p w14:paraId="67E0BA6A" w14:textId="1C293086" w:rsidR="00396589" w:rsidRDefault="00396589" w:rsidP="00E16B30">
      <w:pPr>
        <w:spacing w:line="240" w:lineRule="auto"/>
        <w:ind w:left="720" w:hanging="720"/>
      </w:pPr>
      <w:r>
        <w:t xml:space="preserve">Leujak, W. and R. F. G. Ormond. 2007. Comparative accuracy and efficiency of six coral community survey methods. </w:t>
      </w:r>
      <w:r>
        <w:rPr>
          <w:i/>
          <w:iCs/>
        </w:rPr>
        <w:t xml:space="preserve">Journal of Experimental Marine Biology and Ecology </w:t>
      </w:r>
      <w:r>
        <w:t>351(1): 168-187.</w:t>
      </w:r>
    </w:p>
    <w:p w14:paraId="0C1B931C" w14:textId="5DC2C960" w:rsidR="00760A39" w:rsidRPr="00760A39" w:rsidRDefault="00760A39" w:rsidP="00E16B30">
      <w:pPr>
        <w:spacing w:line="240" w:lineRule="auto"/>
        <w:ind w:left="720" w:hanging="720"/>
      </w:pPr>
      <w:r>
        <w:t xml:space="preserve">Levi, T., J. M. Allen, D. Bell, J. Joyce, J. R. Russell, D. A. Tallmon, S. C. Vulstek, C. Yang, and D. W. Yu. 2018. Environmental DNA for the enumeration and management of Pacific salmon. </w:t>
      </w:r>
      <w:r>
        <w:rPr>
          <w:i/>
          <w:iCs/>
        </w:rPr>
        <w:t xml:space="preserve">Molecular Ecology Resources </w:t>
      </w:r>
      <w:r>
        <w:t>19(3): 597-608.</w:t>
      </w:r>
    </w:p>
    <w:p w14:paraId="520790E4" w14:textId="541734CC" w:rsidR="00CD09C7" w:rsidRDefault="00CD09C7" w:rsidP="00E16B30">
      <w:pPr>
        <w:spacing w:line="240" w:lineRule="auto"/>
        <w:ind w:left="720" w:hanging="720"/>
      </w:pPr>
      <w:r>
        <w:t xml:space="preserve">Levin, P. S. and N. Tolimieri. 2001. Differences in the impacts of dams on the dynamics of salmon populations. </w:t>
      </w:r>
      <w:r>
        <w:rPr>
          <w:i/>
          <w:iCs/>
        </w:rPr>
        <w:t xml:space="preserve">Animal Conservation forum </w:t>
      </w:r>
      <w:r>
        <w:t>4(4): 291-299.</w:t>
      </w:r>
    </w:p>
    <w:p w14:paraId="154D9748" w14:textId="2B6DED1A" w:rsidR="00324C3E" w:rsidRPr="00324C3E" w:rsidRDefault="00324C3E" w:rsidP="00E16B30">
      <w:pPr>
        <w:spacing w:line="240" w:lineRule="auto"/>
        <w:ind w:left="720" w:hanging="720"/>
      </w:pPr>
      <w:r>
        <w:lastRenderedPageBreak/>
        <w:t>Lind</w:t>
      </w:r>
      <w:r w:rsidRPr="00324C3E">
        <w:t>é</w:t>
      </w:r>
      <w:r>
        <w:t xml:space="preserve">n, A. and J. Knape. 2009. Estimating environmental effects on population dynamics: consequences of observation error. </w:t>
      </w:r>
      <w:r>
        <w:rPr>
          <w:i/>
          <w:iCs/>
        </w:rPr>
        <w:t xml:space="preserve">Oikos </w:t>
      </w:r>
      <w:r>
        <w:t>118(5): 675-680.</w:t>
      </w:r>
    </w:p>
    <w:p w14:paraId="43EB8FEF" w14:textId="3B2A1579" w:rsidR="00E10016" w:rsidRPr="00E10016" w:rsidRDefault="00E10016" w:rsidP="00E16B30">
      <w:pPr>
        <w:spacing w:line="240" w:lineRule="auto"/>
        <w:ind w:left="720" w:hanging="720"/>
      </w:pPr>
      <w:r>
        <w:t xml:space="preserve">Lindenmayer, D. B. and G. E. Likens. 2010. The science and application of ecological monitoring. </w:t>
      </w:r>
      <w:r>
        <w:rPr>
          <w:i/>
          <w:iCs/>
        </w:rPr>
        <w:t xml:space="preserve">Biological Conservation </w:t>
      </w:r>
      <w:r>
        <w:t>143(6): 1317-1328.</w:t>
      </w:r>
    </w:p>
    <w:p w14:paraId="0900C71A" w14:textId="2364CF08" w:rsidR="00AA7E4F" w:rsidRDefault="00AA7E4F" w:rsidP="00E16B30">
      <w:pPr>
        <w:spacing w:line="240" w:lineRule="auto"/>
        <w:ind w:left="720" w:hanging="720"/>
      </w:pPr>
      <w:r>
        <w:t xml:space="preserve">Millar, R. B. and C. E. Jordan. 2013. A simple variance estimator for the trapezoidal area-under-the-curve estimator of the spawner abundance of Pacific salmon. </w:t>
      </w:r>
      <w:r>
        <w:rPr>
          <w:i/>
          <w:iCs/>
        </w:rPr>
        <w:t xml:space="preserve">Canadian Journal of Fisheries and Aquatic Sciences </w:t>
      </w:r>
      <w:r>
        <w:t>70(8): 1231-1239.</w:t>
      </w:r>
    </w:p>
    <w:p w14:paraId="629D079A" w14:textId="15E30DA2" w:rsidR="00147F78" w:rsidRDefault="00147F78" w:rsidP="00E16B30">
      <w:pPr>
        <w:spacing w:line="240" w:lineRule="auto"/>
        <w:ind w:left="720" w:hanging="720"/>
      </w:pPr>
      <w:r>
        <w:t xml:space="preserve">Moore, F. C., A. Stokes, M. N. Conte, and X. Dong. 2022. Noah’s Ark in a Warming World: Climate Change, Biodiversity Loss, and Public Adaptation Costs in the United States. </w:t>
      </w:r>
      <w:r>
        <w:rPr>
          <w:i/>
          <w:iCs/>
        </w:rPr>
        <w:t xml:space="preserve">Journal of the Association of Environmental and Resource Economists </w:t>
      </w:r>
      <w:r>
        <w:t>9(5): 981-1015.</w:t>
      </w:r>
    </w:p>
    <w:p w14:paraId="0202F418" w14:textId="5FE7FD53" w:rsidR="00396589" w:rsidRPr="00396589" w:rsidRDefault="00396589" w:rsidP="00E16B30">
      <w:pPr>
        <w:spacing w:line="240" w:lineRule="auto"/>
        <w:ind w:left="720" w:hanging="720"/>
      </w:pPr>
      <w:r>
        <w:t xml:space="preserve">Morrison, L. W. 2016. Observation error in vegetation surveys: a review. </w:t>
      </w:r>
      <w:r>
        <w:rPr>
          <w:i/>
          <w:iCs/>
        </w:rPr>
        <w:t xml:space="preserve">Journal of Plant Ecology </w:t>
      </w:r>
      <w:r>
        <w:t>9(4): 367-379.</w:t>
      </w:r>
    </w:p>
    <w:p w14:paraId="2F899913" w14:textId="5804A02D" w:rsidR="007E2C17" w:rsidRPr="00CF4E6A" w:rsidRDefault="00CF4E6A" w:rsidP="00E16B30">
      <w:pPr>
        <w:spacing w:line="240" w:lineRule="auto"/>
        <w:ind w:left="720" w:hanging="720"/>
      </w:pPr>
      <w:r>
        <w:t xml:space="preserve">National Marine Fisheries Service. 2016. Recovery Plan for Oregon Coast Coho Salmon Evolutionarily Significant Unit. </w:t>
      </w:r>
      <w:r>
        <w:rPr>
          <w:i/>
          <w:iCs/>
        </w:rPr>
        <w:t>National Marine Fisheries Service</w:t>
      </w:r>
      <w:r>
        <w:t>, 230pp.</w:t>
      </w:r>
    </w:p>
    <w:p w14:paraId="532336F9" w14:textId="26B8F2D2" w:rsidR="00AA7E4F" w:rsidRDefault="00AA7E4F" w:rsidP="00E16B30">
      <w:pPr>
        <w:spacing w:line="240" w:lineRule="auto"/>
        <w:ind w:left="720" w:hanging="720"/>
      </w:pPr>
      <w:r>
        <w:t>National Oceanic and Atmospheric Administration. 2025</w:t>
      </w:r>
      <w:r w:rsidR="00752C5D">
        <w:t>a</w:t>
      </w:r>
      <w:r>
        <w:t>. Pacific Salmon and Steelhead: ESA Protected Species. Available at:</w:t>
      </w:r>
      <w:r w:rsidR="00752C5D" w:rsidRPr="00752C5D">
        <w:t xml:space="preserve"> </w:t>
      </w:r>
      <w:hyperlink r:id="rId42" w:history="1">
        <w:r w:rsidR="00752C5D" w:rsidRPr="00CB082C">
          <w:rPr>
            <w:rStyle w:val="Hyperlink"/>
          </w:rPr>
          <w:t>https://www.fisheries.noaa.gov/species/pacific-salmon-and-steelhead/esa-protected-species</w:t>
        </w:r>
      </w:hyperlink>
      <w:r w:rsidR="00752C5D">
        <w:t xml:space="preserve"> (accessed May 18, 2025)</w:t>
      </w:r>
      <w:r w:rsidR="003B47EC">
        <w:t>.</w:t>
      </w:r>
    </w:p>
    <w:p w14:paraId="72B52536" w14:textId="70265A5A" w:rsidR="00752C5D" w:rsidRDefault="00752C5D" w:rsidP="00752C5D">
      <w:pPr>
        <w:spacing w:line="240" w:lineRule="auto"/>
        <w:ind w:left="720" w:hanging="720"/>
      </w:pPr>
      <w:r>
        <w:t xml:space="preserve">National Oceanic and Atmospheric Administration. 2025b. Listing Species Under the Endangered Species Act. Available at: </w:t>
      </w:r>
      <w:hyperlink r:id="rId43" w:history="1">
        <w:r w:rsidRPr="00752C5D">
          <w:rPr>
            <w:rStyle w:val="Hyperlink"/>
          </w:rPr>
          <w:t>https://www.fisheries.noaa.gov/national/endangered-species-conservation/listing-species-under-endangered-species-act</w:t>
        </w:r>
      </w:hyperlink>
      <w:r>
        <w:t xml:space="preserve"> (accessed May 27, 2025)</w:t>
      </w:r>
      <w:r w:rsidR="003B47EC">
        <w:t>.</w:t>
      </w:r>
    </w:p>
    <w:p w14:paraId="623B7777" w14:textId="67D60DC3" w:rsidR="00093B03" w:rsidRPr="00093B03" w:rsidRDefault="00093B03" w:rsidP="00752C5D">
      <w:pPr>
        <w:spacing w:line="240" w:lineRule="auto"/>
        <w:ind w:left="720" w:hanging="720"/>
      </w:pPr>
      <w:r>
        <w:t xml:space="preserve">Nichols, J. D. and B. K. Williams. 2006. Monitoring for conservation. </w:t>
      </w:r>
      <w:r>
        <w:rPr>
          <w:i/>
          <w:iCs/>
        </w:rPr>
        <w:t xml:space="preserve">Trends in Ecology &amp; Evolution </w:t>
      </w:r>
      <w:r>
        <w:t>21(12): 668-673.</w:t>
      </w:r>
    </w:p>
    <w:p w14:paraId="553502C4" w14:textId="4219B52F" w:rsidR="00047FF7" w:rsidRPr="00047FF7" w:rsidRDefault="00047FF7" w:rsidP="00E16B30">
      <w:pPr>
        <w:spacing w:line="240" w:lineRule="auto"/>
        <w:ind w:left="720" w:hanging="720"/>
      </w:pPr>
      <w:r>
        <w:t xml:space="preserve">Nuno, A., N. Bunnefeld, </w:t>
      </w:r>
      <w:r w:rsidR="006D64A8">
        <w:t xml:space="preserve">and </w:t>
      </w:r>
      <w:r>
        <w:t xml:space="preserve">E. J. Milner-Gulland. 2013. Matching observations and reality: using simulation models to improve monitoring under uncertainty in the Serengeti. </w:t>
      </w:r>
      <w:r>
        <w:rPr>
          <w:i/>
          <w:iCs/>
        </w:rPr>
        <w:t>Journal of Applied Ecology</w:t>
      </w:r>
      <w:r>
        <w:t xml:space="preserve"> 50(2): 488-498.</w:t>
      </w:r>
    </w:p>
    <w:p w14:paraId="7C76183C" w14:textId="2B791DB0" w:rsidR="00AA7E4F" w:rsidRDefault="00AA7E4F" w:rsidP="00E16B30">
      <w:pPr>
        <w:spacing w:line="240" w:lineRule="auto"/>
        <w:ind w:left="720" w:hanging="720"/>
      </w:pPr>
      <w:r>
        <w:t>Oregon Department of Fish and Wildlife Coastal Chinook Research and Monitoring Program. 2024</w:t>
      </w:r>
      <w:r w:rsidR="008010D9">
        <w:t>a</w:t>
      </w:r>
      <w:r>
        <w:t>. Field Method for Salmon Spawning Ground Surveys. 22pp.</w:t>
      </w:r>
    </w:p>
    <w:p w14:paraId="2A2E54FF" w14:textId="13759C0D" w:rsidR="008010D9" w:rsidRDefault="008010D9" w:rsidP="00E16B30">
      <w:pPr>
        <w:spacing w:line="240" w:lineRule="auto"/>
        <w:ind w:left="720" w:hanging="720"/>
      </w:pPr>
      <w:r>
        <w:t>Oregon Department of Fish and Wildlife Oregon Adult Salmonid Inventory and Sampling (Oasis) Project. 2024b. Coho Spawning Survey Procedures Manual. 99pp.</w:t>
      </w:r>
    </w:p>
    <w:p w14:paraId="2120A567" w14:textId="70059C3C" w:rsidR="00AA7E4F" w:rsidRDefault="00AA7E4F" w:rsidP="00E16B30">
      <w:pPr>
        <w:spacing w:line="240" w:lineRule="auto"/>
        <w:ind w:left="720" w:hanging="720"/>
      </w:pPr>
      <w:r>
        <w:t xml:space="preserve">Parken, C. K., R. E. Bailey, </w:t>
      </w:r>
      <w:r w:rsidR="006D64A8">
        <w:t xml:space="preserve">and </w:t>
      </w:r>
      <w:r>
        <w:t xml:space="preserve">J. R. Irvine. 2003. Incorporating Uncertainty into Area-under-the-Curve and Peak Count Salmon Escapement Estimation. </w:t>
      </w:r>
      <w:r>
        <w:rPr>
          <w:i/>
          <w:iCs/>
        </w:rPr>
        <w:t>North American Journal of Fisheries Management</w:t>
      </w:r>
      <w:r>
        <w:t xml:space="preserve"> 23(1): 78-90.</w:t>
      </w:r>
    </w:p>
    <w:p w14:paraId="5AAC205E" w14:textId="1D2544B6" w:rsidR="004A06FB" w:rsidRDefault="004A06FB" w:rsidP="00E16B30">
      <w:pPr>
        <w:spacing w:line="240" w:lineRule="auto"/>
        <w:ind w:left="720" w:hanging="720"/>
      </w:pPr>
      <w:r>
        <w:t>Parson</w:t>
      </w:r>
      <w:r w:rsidR="00A16DFE">
        <w:t>s</w:t>
      </w:r>
      <w:r>
        <w:t xml:space="preserve">, A. L., and J. R. Skalski. 2010. Quantitative Assessment of Salmonid Escapement Techniques. </w:t>
      </w:r>
      <w:r>
        <w:rPr>
          <w:i/>
          <w:iCs/>
        </w:rPr>
        <w:t xml:space="preserve">Reviews in Fisheries Science </w:t>
      </w:r>
      <w:r>
        <w:t>18(4): 301-314.</w:t>
      </w:r>
    </w:p>
    <w:p w14:paraId="13562999" w14:textId="3F65AB8C" w:rsidR="00B664C9" w:rsidRPr="00B664C9" w:rsidRDefault="00B664C9" w:rsidP="00E16B30">
      <w:pPr>
        <w:spacing w:line="240" w:lineRule="auto"/>
        <w:ind w:left="720" w:hanging="720"/>
      </w:pPr>
      <w:r>
        <w:lastRenderedPageBreak/>
        <w:t xml:space="preserve">Pearse, A. T., P. D. Gerard, S. J. Dinsmore, R. M. Kaminski, and K. J. Reinecke. 2008. Estimation and Correction of Visibility Bias in Aerial Surveys of Wintering Ducks. </w:t>
      </w:r>
      <w:r>
        <w:rPr>
          <w:i/>
          <w:iCs/>
        </w:rPr>
        <w:t xml:space="preserve">The Journal of Wildlife Management </w:t>
      </w:r>
      <w:r>
        <w:t>72(3): 808-813.</w:t>
      </w:r>
    </w:p>
    <w:p w14:paraId="67A72A23" w14:textId="1C43714A" w:rsidR="00F96071" w:rsidRPr="00F96071" w:rsidRDefault="00F96071" w:rsidP="00E16B30">
      <w:pPr>
        <w:spacing w:line="240" w:lineRule="auto"/>
        <w:ind w:left="720" w:hanging="720"/>
      </w:pPr>
      <w:r>
        <w:t xml:space="preserve">Pess, G. R., M. L. McHenry, T. J. Beechie, and J. Davies. 2008. Biological Impacts of the Elwha River Damns and Potential Salmonid Responses to Dam Removal. </w:t>
      </w:r>
      <w:r>
        <w:rPr>
          <w:i/>
          <w:iCs/>
        </w:rPr>
        <w:t xml:space="preserve">Northwest Science </w:t>
      </w:r>
      <w:r>
        <w:t>82(sp1): 72-90.</w:t>
      </w:r>
    </w:p>
    <w:p w14:paraId="073EBC62" w14:textId="2FFF4893" w:rsidR="00F97D86" w:rsidRDefault="00F97D86" w:rsidP="00E16B30">
      <w:pPr>
        <w:spacing w:line="240" w:lineRule="auto"/>
        <w:ind w:left="720" w:hanging="720"/>
      </w:pPr>
      <w:r>
        <w:t xml:space="preserve">Polansky, L., L. Mitchell, </w:t>
      </w:r>
      <w:r w:rsidR="006D64A8">
        <w:t xml:space="preserve">and </w:t>
      </w:r>
      <w:r>
        <w:t xml:space="preserve">K. B. Newman. 2023. Combining multiple data sources with different biases in state-space models for population dynamics. </w:t>
      </w:r>
      <w:r>
        <w:rPr>
          <w:i/>
          <w:iCs/>
        </w:rPr>
        <w:t xml:space="preserve">Ecology and Evolution </w:t>
      </w:r>
      <w:r>
        <w:t>13(6): 12 pp.</w:t>
      </w:r>
    </w:p>
    <w:p w14:paraId="45D4067F" w14:textId="149825BE" w:rsidR="008A1244" w:rsidRPr="008A1244" w:rsidRDefault="008A1244" w:rsidP="00E16B30">
      <w:pPr>
        <w:spacing w:line="240" w:lineRule="auto"/>
        <w:ind w:left="720" w:hanging="720"/>
      </w:pPr>
      <w:r>
        <w:t xml:space="preserve">Price, M. H. H. and J. W. Moore. 2026. From policy to practice: declines in monitoring and Pacific salmon conservation in Canada. </w:t>
      </w:r>
      <w:r>
        <w:rPr>
          <w:i/>
          <w:iCs/>
        </w:rPr>
        <w:t xml:space="preserve">Canadian Journal of Fisheries and Aquatic Sciences </w:t>
      </w:r>
      <w:r>
        <w:t>83: 11 pp.</w:t>
      </w:r>
    </w:p>
    <w:p w14:paraId="712898E3" w14:textId="54BB95AD" w:rsidR="00F97D86" w:rsidRDefault="00F97D86" w:rsidP="00E16B30">
      <w:pPr>
        <w:spacing w:line="240" w:lineRule="auto"/>
        <w:ind w:left="720" w:hanging="720"/>
      </w:pPr>
      <w:r>
        <w:t>Satterthwaite, W. H.</w:t>
      </w:r>
      <w:r w:rsidR="006D64A8" w:rsidRPr="006D64A8">
        <w:t xml:space="preserve"> </w:t>
      </w:r>
      <w:r w:rsidR="006D64A8">
        <w:t xml:space="preserve">and </w:t>
      </w:r>
      <w:r>
        <w:t xml:space="preserve">A. O. Shelton. 2023. Methods for assessing and responding to bias and uncertainty in US West Coast salmon abundance forecasts. </w:t>
      </w:r>
      <w:r>
        <w:rPr>
          <w:i/>
          <w:iCs/>
        </w:rPr>
        <w:t xml:space="preserve">Fisheries Research </w:t>
      </w:r>
      <w:r>
        <w:t>257</w:t>
      </w:r>
      <w:r w:rsidR="000B2866">
        <w:t>:</w:t>
      </w:r>
      <w:r>
        <w:t xml:space="preserve"> 14 pp.</w:t>
      </w:r>
    </w:p>
    <w:p w14:paraId="6D99B512" w14:textId="7E649B46" w:rsidR="00A00AC3" w:rsidRDefault="00A00AC3" w:rsidP="00A00AC3">
      <w:pPr>
        <w:spacing w:line="240" w:lineRule="auto"/>
        <w:ind w:left="720" w:hanging="720"/>
      </w:pPr>
      <w:r>
        <w:t xml:space="preserve">Scheuerell, M. D., E. R. Buhle, B. X. Semmens, M. J. Ford, T. Cooney, and R. W. Carmichael. 2015. Analyzing large-scale conservation interventions with Bayesian hierarchical models: a case study of supplementing threatened Pacific salmon. </w:t>
      </w:r>
      <w:r>
        <w:rPr>
          <w:i/>
          <w:iCs/>
        </w:rPr>
        <w:t xml:space="preserve">Ecology and Evolution </w:t>
      </w:r>
      <w:r>
        <w:t>5(10): 2115-2125.</w:t>
      </w:r>
    </w:p>
    <w:p w14:paraId="74576EA9" w14:textId="22D2E6A8" w:rsidR="009B78F1" w:rsidRDefault="009B78F1" w:rsidP="00E16B30">
      <w:pPr>
        <w:spacing w:line="240" w:lineRule="auto"/>
        <w:ind w:left="720" w:hanging="720"/>
      </w:pPr>
      <w:r>
        <w:t xml:space="preserve">See, K. E. and E. E. Holmes. 2015. Reducing bias and improving precision in species extinction forecasts. </w:t>
      </w:r>
      <w:r w:rsidR="005B45F1">
        <w:rPr>
          <w:i/>
          <w:iCs/>
        </w:rPr>
        <w:t>Ecological Applications</w:t>
      </w:r>
      <w:r w:rsidR="005B45F1">
        <w:t xml:space="preserve"> 25(4): 1157-1165.</w:t>
      </w:r>
    </w:p>
    <w:p w14:paraId="2112185E" w14:textId="41D6A80F" w:rsidR="00333717" w:rsidRPr="00333717" w:rsidRDefault="00333717" w:rsidP="00E16B30">
      <w:pPr>
        <w:spacing w:line="240" w:lineRule="auto"/>
        <w:ind w:left="720" w:hanging="720"/>
      </w:pPr>
      <w:r>
        <w:t xml:space="preserve">Sobocinski, K. L., M. LeMoine, J. W. Chamberlin, L. Conway-Cranos, A. Del Rio, H. L. Diefenderder, C. M. Greene, J. Hall, G. E. Johnson, R. M. Thorn, and E. Trujillo. 2025. Assessing the cumulative effects of nearshore habitat restoration actions for multiple populations of juvenile salmon in Whidbey Basin, Washington: foundation and approach for synthesis and evaluation. </w:t>
      </w:r>
      <w:r>
        <w:rPr>
          <w:i/>
          <w:iCs/>
        </w:rPr>
        <w:t xml:space="preserve">Frontiers in Marine Science </w:t>
      </w:r>
      <w:r>
        <w:t>12: 19 pp.</w:t>
      </w:r>
    </w:p>
    <w:p w14:paraId="1803B984" w14:textId="1C84555F" w:rsidR="001B616C" w:rsidRPr="001B616C" w:rsidRDefault="001B616C" w:rsidP="00E16B30">
      <w:pPr>
        <w:spacing w:line="240" w:lineRule="auto"/>
        <w:ind w:left="720" w:hanging="720"/>
      </w:pPr>
      <w:r>
        <w:t xml:space="preserve">Strickfaden, K. M., D. A. Fagre, J. D. Golding, A. H. Harrington, K. M. Reintsma, J. D. Tack, and V. J. Dreitz. 2019. Dependent double-observer method reduces false-positive errors in auditory avian survey data. </w:t>
      </w:r>
      <w:r>
        <w:rPr>
          <w:i/>
          <w:iCs/>
        </w:rPr>
        <w:t xml:space="preserve">Ecological Applications </w:t>
      </w:r>
      <w:r>
        <w:t>30(2): 9 pp.</w:t>
      </w:r>
    </w:p>
    <w:p w14:paraId="57C01797" w14:textId="7B474BF6" w:rsidR="000B2866" w:rsidRDefault="000B2866" w:rsidP="00E16B30">
      <w:pPr>
        <w:spacing w:line="240" w:lineRule="auto"/>
        <w:ind w:left="720" w:hanging="720"/>
      </w:pPr>
      <w:r>
        <w:t>Tracey, J. P.</w:t>
      </w:r>
      <w:r w:rsidR="006D64A8" w:rsidRPr="006D64A8">
        <w:t xml:space="preserve"> </w:t>
      </w:r>
      <w:r w:rsidR="006D64A8">
        <w:t>and</w:t>
      </w:r>
      <w:r w:rsidR="004A3510">
        <w:t xml:space="preserve"> P. J. S. </w:t>
      </w:r>
      <w:r>
        <w:t>Fleming</w:t>
      </w:r>
      <w:r w:rsidR="004A3510">
        <w:t xml:space="preserve">. </w:t>
      </w:r>
      <w:r>
        <w:t xml:space="preserve">2023. Recounting bias can affect abundance estimates from intensive helicopter surveys of feral goats. </w:t>
      </w:r>
      <w:r>
        <w:rPr>
          <w:i/>
          <w:iCs/>
        </w:rPr>
        <w:t xml:space="preserve">Wildlife Research </w:t>
      </w:r>
      <w:r>
        <w:t>50(5): 389-397.</w:t>
      </w:r>
    </w:p>
    <w:p w14:paraId="486E49F1" w14:textId="34CA1159" w:rsidR="004C2E51" w:rsidRPr="004C2E51" w:rsidRDefault="004C2E51" w:rsidP="00E16B30">
      <w:pPr>
        <w:spacing w:line="240" w:lineRule="auto"/>
        <w:ind w:left="720" w:hanging="720"/>
      </w:pPr>
      <w:r>
        <w:t xml:space="preserve">Tyre, A. J., B. Tenhumberg, S. A. Field, D. Niejalke, K. Parris, and H. P. Possingham. 2003. Improving Precision and Reducing Bias in Biological Surveys: Estimating False-Negative Error Rates. </w:t>
      </w:r>
      <w:r>
        <w:rPr>
          <w:i/>
          <w:iCs/>
        </w:rPr>
        <w:t xml:space="preserve">Ecological Applications </w:t>
      </w:r>
      <w:r>
        <w:t>13(6): 1790-1801.</w:t>
      </w:r>
    </w:p>
    <w:p w14:paraId="0D7150FC" w14:textId="225C337F" w:rsidR="002001EE" w:rsidRDefault="002001EE" w:rsidP="00E16B30">
      <w:pPr>
        <w:spacing w:line="240" w:lineRule="auto"/>
        <w:ind w:left="720" w:hanging="720"/>
      </w:pPr>
      <w:r>
        <w:t xml:space="preserve">U.S. Fish and Wildlife Service. 1989 – 2022. Endangered and Threatened Species Expenditures Reports. Available at: </w:t>
      </w:r>
      <w:hyperlink r:id="rId44" w:history="1">
        <w:r w:rsidRPr="00474BEC">
          <w:rPr>
            <w:rStyle w:val="Hyperlink"/>
          </w:rPr>
          <w:t>https://www.fws.gov/library/collections/endangered-and-threatened-species-expenditures-reports</w:t>
        </w:r>
      </w:hyperlink>
      <w:r>
        <w:t xml:space="preserve"> (accessed August </w:t>
      </w:r>
      <w:r w:rsidR="003B47EC">
        <w:t>3, 2026</w:t>
      </w:r>
      <w:r>
        <w:t>)</w:t>
      </w:r>
      <w:r w:rsidR="003B47EC">
        <w:t>.</w:t>
      </w:r>
    </w:p>
    <w:p w14:paraId="1CF27B30" w14:textId="60503391" w:rsidR="00743B13" w:rsidRPr="000B2866" w:rsidRDefault="00743B13" w:rsidP="00E16B30">
      <w:pPr>
        <w:spacing w:line="240" w:lineRule="auto"/>
        <w:ind w:left="720" w:hanging="720"/>
      </w:pPr>
      <w:r>
        <w:lastRenderedPageBreak/>
        <w:t xml:space="preserve">U.S. Fish and Wildlife Service. 2026. Listed Animals. Available at: </w:t>
      </w:r>
      <w:hyperlink r:id="rId45" w:history="1">
        <w:r w:rsidRPr="00743B13">
          <w:rPr>
            <w:rStyle w:val="Hyperlink"/>
          </w:rPr>
          <w:t>https://ecos.fws.gov/ecp0/reports/ad-hoc-species-report?kingdom=V&amp;kingdom=I&amp;status=E&amp;status=T&amp;status=EmE&amp;status=EmT&amp;status=EXPE&amp;status=EXPN&amp;status=SAE&amp;status=SAT&amp;mapstatus=3&amp;fcrithab=on&amp;fstatus=on&amp;fspecrule=on&amp;finvpop=on&amp;fgroup=on&amp;header=Listed+Animals</w:t>
        </w:r>
      </w:hyperlink>
      <w:r>
        <w:t xml:space="preserve"> (accessed September 2, 2026).</w:t>
      </w:r>
    </w:p>
    <w:p w14:paraId="344700C1" w14:textId="6AAEC832" w:rsidR="002B445C" w:rsidRDefault="002B445C" w:rsidP="00E16B30">
      <w:pPr>
        <w:spacing w:line="240" w:lineRule="auto"/>
        <w:ind w:left="720" w:hanging="720"/>
      </w:pPr>
      <w:r>
        <w:t xml:space="preserve">Vallecillo, D., M. Gauthier-Clerc, M. Guillemain, M. Vittecoq, P. Vandewalle, B. Roche, </w:t>
      </w:r>
      <w:r w:rsidR="006D64A8">
        <w:t xml:space="preserve">and </w:t>
      </w:r>
      <w:r>
        <w:t xml:space="preserve">J. Champagnon. 2021. Reliability of animal counts and implications for the interpretation of trends. </w:t>
      </w:r>
      <w:r>
        <w:rPr>
          <w:i/>
          <w:iCs/>
        </w:rPr>
        <w:t xml:space="preserve">Ecology and Evolution </w:t>
      </w:r>
      <w:r>
        <w:t>11(5): 2249-2260.</w:t>
      </w:r>
    </w:p>
    <w:p w14:paraId="5988CF3E" w14:textId="3BCC0ABB" w:rsidR="00CA18F7" w:rsidRDefault="00CA18F7" w:rsidP="00E16B30">
      <w:pPr>
        <w:spacing w:line="240" w:lineRule="auto"/>
        <w:ind w:left="720" w:hanging="720"/>
      </w:pPr>
      <w:r>
        <w:t xml:space="preserve">Walker, S. 2015. Aerial Surveying for Salmon in Alaska. </w:t>
      </w:r>
      <w:r>
        <w:rPr>
          <w:i/>
          <w:iCs/>
        </w:rPr>
        <w:t>Alaska Fish and Wildlife News</w:t>
      </w:r>
      <w:r>
        <w:t>.</w:t>
      </w:r>
    </w:p>
    <w:p w14:paraId="3DB10B2A" w14:textId="77777777" w:rsidR="006E50F1" w:rsidRDefault="00047FF7" w:rsidP="00147F78">
      <w:pPr>
        <w:spacing w:line="240" w:lineRule="auto"/>
        <w:ind w:left="720" w:hanging="720"/>
      </w:pPr>
      <w:r>
        <w:t xml:space="preserve">Walsh, P. D., L. J. T. White, C. Mbina, D. Idiata, Y. Mihindou, F. Maisels, </w:t>
      </w:r>
      <w:r w:rsidR="006D64A8">
        <w:t xml:space="preserve">and </w:t>
      </w:r>
      <w:r>
        <w:t xml:space="preserve">M. Thibault. 2001. Estimates of forest elephant abundance: projecting the relationship between precision and effort. </w:t>
      </w:r>
      <w:r>
        <w:rPr>
          <w:i/>
          <w:iCs/>
        </w:rPr>
        <w:t>Journal of Applied Ecology</w:t>
      </w:r>
      <w:r>
        <w:t xml:space="preserve"> 38(1): 217-228.</w:t>
      </w:r>
    </w:p>
    <w:p w14:paraId="32FD565F" w14:textId="7E95E988" w:rsidR="006E50F1" w:rsidRDefault="006E50F1" w:rsidP="00147F78">
      <w:pPr>
        <w:spacing w:line="240" w:lineRule="auto"/>
        <w:ind w:left="720" w:hanging="720"/>
      </w:pPr>
      <w:r>
        <w:t>Washington Department of Fish and Wildlife. 2018. Spawner Abundance and Distribution of Salmon and Steelhead in the Upper Chehalis River, 2017-2018.</w:t>
      </w:r>
      <w:r w:rsidR="00E36884">
        <w:t xml:space="preserve"> 49pp.</w:t>
      </w:r>
    </w:p>
    <w:p w14:paraId="0FC114D3" w14:textId="77777777" w:rsidR="004A3510" w:rsidRPr="00A924C3" w:rsidRDefault="004A3510" w:rsidP="004A3510">
      <w:pPr>
        <w:spacing w:line="240" w:lineRule="auto"/>
        <w:ind w:left="720" w:hanging="720"/>
      </w:pPr>
      <w:r>
        <w:t xml:space="preserve">Wintle, B. A., M. C. Runge, and S. A. Bekessy. 2010. Allocating monitoring effort in the face of unknown unknowns. </w:t>
      </w:r>
      <w:r>
        <w:rPr>
          <w:i/>
          <w:iCs/>
        </w:rPr>
        <w:t xml:space="preserve">Ecology Letters </w:t>
      </w:r>
      <w:r>
        <w:t>13(11): 1325-1337.</w:t>
      </w:r>
    </w:p>
    <w:p w14:paraId="13A00674" w14:textId="0AA289C0" w:rsidR="004A3510" w:rsidRPr="004A3510" w:rsidRDefault="004A3510" w:rsidP="00147F78">
      <w:pPr>
        <w:spacing w:line="240" w:lineRule="auto"/>
        <w:ind w:left="720" w:hanging="720"/>
      </w:pPr>
      <w:r>
        <w:t xml:space="preserve">Wolf, K. and J. O’Neal (Eds.). </w:t>
      </w:r>
      <w:r w:rsidRPr="004A3510">
        <w:rPr>
          <w:i/>
          <w:iCs/>
        </w:rPr>
        <w:t>Tagging, Telemetry, and Marking Measures for Monitoring fish Populations: A compendium of new and recent science for use in informing technique and decision modalities.</w:t>
      </w:r>
      <w:r>
        <w:t xml:space="preserve"> Pacific Northwest Aquatic Monitoring Partnership – Special Publication. 204 pp.</w:t>
      </w:r>
    </w:p>
    <w:p w14:paraId="2551ABC8" w14:textId="789E0301" w:rsidR="00B06C31" w:rsidRDefault="00B06C31" w:rsidP="006E50F1">
      <w:pPr>
        <w:spacing w:line="240" w:lineRule="auto"/>
      </w:pPr>
      <w:r>
        <w:br w:type="page"/>
      </w:r>
    </w:p>
    <w:p w14:paraId="6C03E1F8" w14:textId="3B84ACF5" w:rsidR="005E3D43" w:rsidRDefault="005E3D43" w:rsidP="005E3D43">
      <w:pPr>
        <w:spacing w:line="240" w:lineRule="auto"/>
        <w:rPr>
          <w:noProof/>
        </w:rPr>
      </w:pPr>
      <w:r>
        <w:rPr>
          <w:noProof/>
        </w:rPr>
        <w:lastRenderedPageBreak/>
        <w:t>Appendix A – All survey methods</w:t>
      </w:r>
      <w:r w:rsidR="003A573D">
        <w:rPr>
          <w:noProof/>
        </w:rPr>
        <w:t xml:space="preserve"> included in data</w:t>
      </w:r>
      <w:r>
        <w:rPr>
          <w:noProof/>
        </w:rPr>
        <w:t>, including those with too few observations to estimate bias and variance</w:t>
      </w:r>
    </w:p>
    <w:p w14:paraId="722D13E7" w14:textId="4345E8E1" w:rsidR="005B5505" w:rsidRDefault="00B06C31" w:rsidP="00A93507">
      <w:pPr>
        <w:spacing w:line="240" w:lineRule="auto"/>
        <w:ind w:left="720" w:hanging="720"/>
      </w:pPr>
      <w:r>
        <w:rPr>
          <w:noProof/>
        </w:rPr>
        <w:drawing>
          <wp:inline distT="0" distB="0" distL="0" distR="0" wp14:anchorId="7CF16397" wp14:editId="4B03DB1B">
            <wp:extent cx="5857875" cy="6568296"/>
            <wp:effectExtent l="0" t="0" r="0" b="4445"/>
            <wp:docPr id="2112019479" name="Picture 1" descr="A white and black lis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019479" name="Picture 1" descr="A white and black list with black text&#10;&#10;AI-generated content may be incorrect."/>
                    <pic:cNvPicPr/>
                  </pic:nvPicPr>
                  <pic:blipFill rotWithShape="1">
                    <a:blip r:embed="rId46"/>
                    <a:srcRect t="4753"/>
                    <a:stretch>
                      <a:fillRect/>
                    </a:stretch>
                  </pic:blipFill>
                  <pic:spPr bwMode="auto">
                    <a:xfrm>
                      <a:off x="0" y="0"/>
                      <a:ext cx="5857875" cy="6568296"/>
                    </a:xfrm>
                    <a:prstGeom prst="rect">
                      <a:avLst/>
                    </a:prstGeom>
                    <a:ln>
                      <a:noFill/>
                    </a:ln>
                    <a:extLst>
                      <a:ext uri="{53640926-AAD7-44D8-BBD7-CCE9431645EC}">
                        <a14:shadowObscured xmlns:a14="http://schemas.microsoft.com/office/drawing/2010/main"/>
                      </a:ext>
                    </a:extLst>
                  </pic:spPr>
                </pic:pic>
              </a:graphicData>
            </a:graphic>
          </wp:inline>
        </w:drawing>
      </w:r>
    </w:p>
    <w:p w14:paraId="4CB2DBEB" w14:textId="77777777" w:rsidR="005B5505" w:rsidRDefault="005B5505">
      <w:r>
        <w:br w:type="page"/>
      </w:r>
    </w:p>
    <w:p w14:paraId="1703CF9C" w14:textId="77777777" w:rsidR="001434AA" w:rsidRDefault="001434AA">
      <w:pPr>
        <w:sectPr w:rsidR="001434AA" w:rsidSect="00E75CC5">
          <w:pgSz w:w="12240" w:h="15840"/>
          <w:pgMar w:top="1440" w:right="1440" w:bottom="1440" w:left="1440" w:header="720" w:footer="720" w:gutter="0"/>
          <w:lnNumType w:countBy="1" w:restart="continuous"/>
          <w:cols w:space="720"/>
          <w:docGrid w:linePitch="360"/>
        </w:sectPr>
      </w:pPr>
    </w:p>
    <w:p w14:paraId="6CB6CF44" w14:textId="587E3889" w:rsidR="005B5505" w:rsidRDefault="005B5505">
      <w:r>
        <w:lastRenderedPageBreak/>
        <w:t xml:space="preserve">Appendix B – </w:t>
      </w:r>
      <w:r w:rsidR="009C5F59">
        <w:t>Additional Figures</w:t>
      </w:r>
    </w:p>
    <w:p w14:paraId="77613B4E" w14:textId="0890E6C2" w:rsidR="00EE1018" w:rsidRDefault="00497030" w:rsidP="00EE1018">
      <w:pPr>
        <w:rPr>
          <w:i/>
          <w:iCs/>
          <w:sz w:val="20"/>
          <w:szCs w:val="20"/>
        </w:rPr>
        <w:sectPr w:rsidR="00EE1018" w:rsidSect="00EE1018">
          <w:pgSz w:w="15840" w:h="12240" w:orient="landscape"/>
          <w:pgMar w:top="1440" w:right="1440" w:bottom="1440" w:left="1440" w:header="720" w:footer="720" w:gutter="0"/>
          <w:lnNumType w:countBy="1" w:restart="continuous"/>
          <w:cols w:space="720"/>
          <w:docGrid w:linePitch="360"/>
        </w:sectPr>
      </w:pPr>
      <w:r>
        <w:rPr>
          <w:noProof/>
        </w:rPr>
        <w:drawing>
          <wp:inline distT="0" distB="0" distL="0" distR="0" wp14:anchorId="549EC1CE" wp14:editId="27ECDBAE">
            <wp:extent cx="8229600" cy="4358640"/>
            <wp:effectExtent l="0" t="0" r="0" b="3810"/>
            <wp:docPr id="614041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041330" name=""/>
                    <pic:cNvPicPr/>
                  </pic:nvPicPr>
                  <pic:blipFill>
                    <a:blip r:embed="rId47"/>
                    <a:stretch>
                      <a:fillRect/>
                    </a:stretch>
                  </pic:blipFill>
                  <pic:spPr>
                    <a:xfrm>
                      <a:off x="0" y="0"/>
                      <a:ext cx="8229600" cy="4358640"/>
                    </a:xfrm>
                    <a:prstGeom prst="rect">
                      <a:avLst/>
                    </a:prstGeom>
                  </pic:spPr>
                </pic:pic>
              </a:graphicData>
            </a:graphic>
          </wp:inline>
        </w:drawing>
      </w:r>
      <w:r w:rsidR="00EE1018" w:rsidRPr="00143A1C">
        <w:rPr>
          <w:noProof/>
        </w:rPr>
        <w:t xml:space="preserve"> </w:t>
      </w:r>
      <w:r w:rsidR="00EE1018">
        <w:rPr>
          <w:i/>
          <w:iCs/>
          <w:sz w:val="20"/>
          <w:szCs w:val="20"/>
        </w:rPr>
        <w:t xml:space="preserve">Figure </w:t>
      </w:r>
      <w:r w:rsidR="006D5B2D">
        <w:rPr>
          <w:i/>
          <w:iCs/>
          <w:sz w:val="20"/>
          <w:szCs w:val="20"/>
        </w:rPr>
        <w:t>B1</w:t>
      </w:r>
      <w:r w:rsidR="00EE1018" w:rsidRPr="005915DE">
        <w:rPr>
          <w:i/>
          <w:iCs/>
          <w:sz w:val="20"/>
          <w:szCs w:val="20"/>
        </w:rPr>
        <w:t xml:space="preserve">: </w:t>
      </w:r>
      <w:r w:rsidR="00EE1018">
        <w:rPr>
          <w:i/>
          <w:iCs/>
          <w:sz w:val="20"/>
          <w:szCs w:val="20"/>
        </w:rPr>
        <w:t>Evolutionarily Significant Unit level comparison of fitted abundance estimates (red) and observations (blue) of Oregon Chinook from 1980 – 2024.</w:t>
      </w:r>
    </w:p>
    <w:p w14:paraId="53F86C69" w14:textId="55902E56" w:rsidR="006D5B2D" w:rsidRDefault="00EE1018" w:rsidP="006D5B2D">
      <w:pPr>
        <w:rPr>
          <w:i/>
          <w:iCs/>
          <w:sz w:val="20"/>
          <w:szCs w:val="20"/>
        </w:rPr>
        <w:sectPr w:rsidR="006D5B2D" w:rsidSect="006D5B2D">
          <w:pgSz w:w="15840" w:h="12240" w:orient="landscape"/>
          <w:pgMar w:top="1440" w:right="1440" w:bottom="1440" w:left="1440" w:header="720" w:footer="720" w:gutter="0"/>
          <w:lnNumType w:countBy="1" w:restart="continuous"/>
          <w:cols w:space="720"/>
          <w:docGrid w:linePitch="360"/>
        </w:sectPr>
      </w:pPr>
      <w:r w:rsidRPr="006F605C">
        <w:rPr>
          <w:noProof/>
        </w:rPr>
        <w:lastRenderedPageBreak/>
        <w:t xml:space="preserve"> </w:t>
      </w:r>
      <w:r>
        <w:rPr>
          <w:noProof/>
        </w:rPr>
        <w:drawing>
          <wp:inline distT="0" distB="0" distL="0" distR="0" wp14:anchorId="5AA6DBD7" wp14:editId="52DEE362">
            <wp:extent cx="8229600" cy="4497070"/>
            <wp:effectExtent l="0" t="0" r="0" b="0"/>
            <wp:docPr id="125458889" name="Picture 1" descr="The image is a map showing the distribution of Chinook salmon (ESUs) in the Pacific Northwest, illustrating the average annual differences between observed and estimated populations across various locations, with distinct color coding for different ESU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58889" name="Picture 1" descr="The image is a map showing the distribution of Chinook salmon (ESUs) in the Pacific Northwest, illustrating the average annual differences between observed and estimated populations across various locations, with distinct color coding for different ESUs.&#10;&#10;AI-generated content may be incorrect."/>
                    <pic:cNvPicPr/>
                  </pic:nvPicPr>
                  <pic:blipFill>
                    <a:blip r:embed="rId48"/>
                    <a:stretch>
                      <a:fillRect/>
                    </a:stretch>
                  </pic:blipFill>
                  <pic:spPr>
                    <a:xfrm>
                      <a:off x="0" y="0"/>
                      <a:ext cx="8229600" cy="4497070"/>
                    </a:xfrm>
                    <a:prstGeom prst="rect">
                      <a:avLst/>
                    </a:prstGeom>
                  </pic:spPr>
                </pic:pic>
              </a:graphicData>
            </a:graphic>
          </wp:inline>
        </w:drawing>
      </w:r>
      <w:r w:rsidRPr="009D1AD9">
        <w:rPr>
          <w:noProof/>
        </w:rPr>
        <w:t xml:space="preserve"> </w:t>
      </w:r>
      <w:r w:rsidRPr="0014214F">
        <w:rPr>
          <w:i/>
          <w:iCs/>
          <w:sz w:val="20"/>
          <w:szCs w:val="20"/>
        </w:rPr>
        <w:t xml:space="preserve"> </w:t>
      </w:r>
      <w:r>
        <w:rPr>
          <w:i/>
          <w:iCs/>
          <w:sz w:val="20"/>
          <w:szCs w:val="20"/>
        </w:rPr>
        <w:t xml:space="preserve">Figure </w:t>
      </w:r>
      <w:r w:rsidR="006D5B2D">
        <w:rPr>
          <w:i/>
          <w:iCs/>
          <w:sz w:val="20"/>
          <w:szCs w:val="20"/>
        </w:rPr>
        <w:t>B2</w:t>
      </w:r>
      <w:r w:rsidRPr="005915DE">
        <w:rPr>
          <w:i/>
          <w:iCs/>
          <w:sz w:val="20"/>
          <w:szCs w:val="20"/>
        </w:rPr>
        <w:t>:</w:t>
      </w:r>
      <w:r w:rsidRPr="000C54E2">
        <w:rPr>
          <w:i/>
          <w:iCs/>
          <w:sz w:val="20"/>
          <w:szCs w:val="20"/>
        </w:rPr>
        <w:t xml:space="preserve"> </w:t>
      </w:r>
      <w:r>
        <w:rPr>
          <w:i/>
          <w:iCs/>
          <w:sz w:val="20"/>
          <w:szCs w:val="20"/>
        </w:rPr>
        <w:t>Evolutionarily significant unit level average difference between survey observations and fitted abundance estimates of Oregon Chinook from 1980 – 2024. A positive value indicates an overcount due to survey methods employed, while a negative value indicates an undercount.</w:t>
      </w:r>
      <w:r w:rsidRPr="005915DE">
        <w:rPr>
          <w:i/>
          <w:iCs/>
          <w:sz w:val="20"/>
          <w:szCs w:val="20"/>
        </w:rPr>
        <w:t xml:space="preserve"> </w:t>
      </w:r>
      <w:r w:rsidR="00497030">
        <w:rPr>
          <w:noProof/>
        </w:rPr>
        <w:lastRenderedPageBreak/>
        <w:drawing>
          <wp:inline distT="0" distB="0" distL="0" distR="0" wp14:anchorId="5B2F0751" wp14:editId="76CDC361">
            <wp:extent cx="8229600" cy="4411345"/>
            <wp:effectExtent l="0" t="0" r="0" b="8255"/>
            <wp:docPr id="340155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155355" name=""/>
                    <pic:cNvPicPr/>
                  </pic:nvPicPr>
                  <pic:blipFill>
                    <a:blip r:embed="rId49"/>
                    <a:stretch>
                      <a:fillRect/>
                    </a:stretch>
                  </pic:blipFill>
                  <pic:spPr>
                    <a:xfrm>
                      <a:off x="0" y="0"/>
                      <a:ext cx="8229600" cy="4411345"/>
                    </a:xfrm>
                    <a:prstGeom prst="rect">
                      <a:avLst/>
                    </a:prstGeom>
                  </pic:spPr>
                </pic:pic>
              </a:graphicData>
            </a:graphic>
          </wp:inline>
        </w:drawing>
      </w:r>
      <w:r w:rsidR="006D5B2D" w:rsidRPr="00D01C26">
        <w:rPr>
          <w:i/>
          <w:iCs/>
          <w:noProof/>
          <w:sz w:val="20"/>
          <w:szCs w:val="20"/>
        </w:rPr>
        <w:t xml:space="preserve"> </w:t>
      </w:r>
      <w:r w:rsidR="006D5B2D">
        <w:rPr>
          <w:i/>
          <w:iCs/>
          <w:sz w:val="20"/>
          <w:szCs w:val="20"/>
        </w:rPr>
        <w:t>Figure B3</w:t>
      </w:r>
      <w:r w:rsidR="006D5B2D" w:rsidRPr="005915DE">
        <w:rPr>
          <w:i/>
          <w:iCs/>
          <w:sz w:val="20"/>
          <w:szCs w:val="20"/>
        </w:rPr>
        <w:t xml:space="preserve">: </w:t>
      </w:r>
      <w:r w:rsidR="006D5B2D">
        <w:rPr>
          <w:i/>
          <w:iCs/>
          <w:sz w:val="20"/>
          <w:szCs w:val="20"/>
        </w:rPr>
        <w:t>Evolutionarily Significant Unit level comparison of fitted abundance estimates (red) and observations (blue) of Oregon coho from 1980 – 2024.</w:t>
      </w:r>
    </w:p>
    <w:p w14:paraId="56FFE0A7" w14:textId="77777777" w:rsidR="006D5B2D" w:rsidRDefault="006D5B2D" w:rsidP="006D5B2D">
      <w:pPr>
        <w:rPr>
          <w:i/>
          <w:iCs/>
          <w:sz w:val="20"/>
          <w:szCs w:val="20"/>
        </w:rPr>
      </w:pPr>
      <w:r>
        <w:rPr>
          <w:noProof/>
        </w:rPr>
        <w:lastRenderedPageBreak/>
        <w:drawing>
          <wp:inline distT="0" distB="0" distL="0" distR="0" wp14:anchorId="51834966" wp14:editId="34A39FBA">
            <wp:extent cx="5022947" cy="6989197"/>
            <wp:effectExtent l="0" t="0" r="6350" b="2540"/>
            <wp:docPr id="64810035" name="Picture 1" descr="The image is a map depicting the average annual difference in Coho ESUs between observed and estimated values, with latitude and longitude markers ranging from 42.0ￂﾰN to 46.0ￂﾰN and 121.5ￂﾰW to 124.5ￂﾰW, and a legend indicating a 12-year span from 1980 to 2024.&#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10035" name="Picture 1" descr="The image is a map depicting the average annual difference in Coho ESUs between observed and estimated values, with latitude and longitude markers ranging from 42.0ￂﾰN to 46.0ￂﾰN and 121.5ￂﾰW to 124.5ￂﾰW, and a legend indicating a 12-year span from 1980 to 2024.&#10;&#10;AI-generated content may be incorrect."/>
                    <pic:cNvPicPr/>
                  </pic:nvPicPr>
                  <pic:blipFill>
                    <a:blip r:embed="rId50"/>
                    <a:stretch>
                      <a:fillRect/>
                    </a:stretch>
                  </pic:blipFill>
                  <pic:spPr>
                    <a:xfrm>
                      <a:off x="0" y="0"/>
                      <a:ext cx="5034718" cy="7005576"/>
                    </a:xfrm>
                    <a:prstGeom prst="rect">
                      <a:avLst/>
                    </a:prstGeom>
                  </pic:spPr>
                </pic:pic>
              </a:graphicData>
            </a:graphic>
          </wp:inline>
        </w:drawing>
      </w:r>
    </w:p>
    <w:p w14:paraId="13FE09E5" w14:textId="5ACC7708" w:rsidR="006D5B2D" w:rsidRDefault="006D5B2D" w:rsidP="006D5B2D">
      <w:pPr>
        <w:rPr>
          <w:i/>
          <w:iCs/>
          <w:sz w:val="20"/>
          <w:szCs w:val="20"/>
        </w:rPr>
        <w:sectPr w:rsidR="006D5B2D" w:rsidSect="006D5B2D">
          <w:pgSz w:w="12240" w:h="15840"/>
          <w:pgMar w:top="1440" w:right="1440" w:bottom="1440" w:left="1440" w:header="720" w:footer="720" w:gutter="0"/>
          <w:lnNumType w:countBy="1" w:restart="continuous"/>
          <w:cols w:space="720"/>
          <w:docGrid w:linePitch="360"/>
        </w:sectPr>
      </w:pPr>
      <w:r>
        <w:rPr>
          <w:i/>
          <w:iCs/>
          <w:sz w:val="20"/>
          <w:szCs w:val="20"/>
        </w:rPr>
        <w:t>Figure B4</w:t>
      </w:r>
      <w:r w:rsidRPr="005915DE">
        <w:rPr>
          <w:i/>
          <w:iCs/>
          <w:sz w:val="20"/>
          <w:szCs w:val="20"/>
        </w:rPr>
        <w:t>:</w:t>
      </w:r>
      <w:r>
        <w:rPr>
          <w:i/>
          <w:iCs/>
          <w:sz w:val="20"/>
          <w:szCs w:val="20"/>
        </w:rPr>
        <w:t xml:space="preserve"> Evolutionarily significant unit level average difference between survey observations and fitted abundance estimates of Oregon coho from 1980 – 2024. A positive value indicates an overcount due to survey methods employed, while a negative value indicates an undercount.</w:t>
      </w:r>
    </w:p>
    <w:p w14:paraId="0F654C55" w14:textId="26CF6CA9" w:rsidR="006D5B2D" w:rsidRDefault="00497030" w:rsidP="006D5B2D">
      <w:pPr>
        <w:rPr>
          <w:i/>
          <w:iCs/>
          <w:sz w:val="20"/>
          <w:szCs w:val="20"/>
        </w:rPr>
      </w:pPr>
      <w:r>
        <w:rPr>
          <w:noProof/>
        </w:rPr>
        <w:lastRenderedPageBreak/>
        <w:drawing>
          <wp:inline distT="0" distB="0" distL="0" distR="0" wp14:anchorId="376F2941" wp14:editId="0B5F6FA8">
            <wp:extent cx="8229600" cy="4407535"/>
            <wp:effectExtent l="0" t="0" r="0" b="0"/>
            <wp:docPr id="1818276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276216" name=""/>
                    <pic:cNvPicPr/>
                  </pic:nvPicPr>
                  <pic:blipFill>
                    <a:blip r:embed="rId51"/>
                    <a:stretch>
                      <a:fillRect/>
                    </a:stretch>
                  </pic:blipFill>
                  <pic:spPr>
                    <a:xfrm>
                      <a:off x="0" y="0"/>
                      <a:ext cx="8229600" cy="4407535"/>
                    </a:xfrm>
                    <a:prstGeom prst="rect">
                      <a:avLst/>
                    </a:prstGeom>
                  </pic:spPr>
                </pic:pic>
              </a:graphicData>
            </a:graphic>
          </wp:inline>
        </w:drawing>
      </w:r>
      <w:r w:rsidR="006D5B2D" w:rsidRPr="00D01C26">
        <w:rPr>
          <w:noProof/>
        </w:rPr>
        <w:t xml:space="preserve"> </w:t>
      </w:r>
      <w:r w:rsidR="006D5B2D">
        <w:rPr>
          <w:i/>
          <w:iCs/>
          <w:sz w:val="20"/>
          <w:szCs w:val="20"/>
        </w:rPr>
        <w:t>Figure B5</w:t>
      </w:r>
      <w:r w:rsidR="006D5B2D" w:rsidRPr="005915DE">
        <w:rPr>
          <w:i/>
          <w:iCs/>
          <w:sz w:val="20"/>
          <w:szCs w:val="20"/>
        </w:rPr>
        <w:t>:</w:t>
      </w:r>
      <w:r w:rsidR="006D5B2D" w:rsidRPr="00504058">
        <w:rPr>
          <w:i/>
          <w:iCs/>
          <w:sz w:val="20"/>
          <w:szCs w:val="20"/>
        </w:rPr>
        <w:t xml:space="preserve"> </w:t>
      </w:r>
      <w:r w:rsidR="006D5B2D">
        <w:rPr>
          <w:i/>
          <w:iCs/>
          <w:sz w:val="20"/>
          <w:szCs w:val="20"/>
        </w:rPr>
        <w:t>Distinct Population Segment level comparison of fitted abundance estimates (red) and observations (blue) of Oregon steelhead from 1980 – 2024.</w:t>
      </w:r>
      <w:r w:rsidR="006D5B2D" w:rsidRPr="005915DE">
        <w:rPr>
          <w:i/>
          <w:iCs/>
          <w:sz w:val="20"/>
          <w:szCs w:val="20"/>
        </w:rPr>
        <w:t xml:space="preserve"> </w:t>
      </w:r>
    </w:p>
    <w:p w14:paraId="3C2E254E" w14:textId="77777777" w:rsidR="006D5B2D" w:rsidRDefault="006D5B2D" w:rsidP="006D5B2D">
      <w:pPr>
        <w:rPr>
          <w:i/>
          <w:iCs/>
          <w:sz w:val="20"/>
          <w:szCs w:val="20"/>
        </w:rPr>
        <w:sectPr w:rsidR="006D5B2D" w:rsidSect="006D5B2D">
          <w:pgSz w:w="15840" w:h="12240" w:orient="landscape"/>
          <w:pgMar w:top="1440" w:right="1440" w:bottom="1440" w:left="1440" w:header="720" w:footer="720" w:gutter="0"/>
          <w:lnNumType w:countBy="1" w:restart="continuous"/>
          <w:cols w:space="720"/>
          <w:docGrid w:linePitch="360"/>
        </w:sectPr>
      </w:pPr>
    </w:p>
    <w:p w14:paraId="515A05AA" w14:textId="77777777" w:rsidR="006D5B2D" w:rsidRDefault="006D5B2D" w:rsidP="006D5B2D">
      <w:pPr>
        <w:rPr>
          <w:i/>
          <w:iCs/>
          <w:sz w:val="20"/>
          <w:szCs w:val="20"/>
        </w:rPr>
      </w:pPr>
      <w:r>
        <w:rPr>
          <w:noProof/>
        </w:rPr>
        <w:lastRenderedPageBreak/>
        <w:drawing>
          <wp:inline distT="0" distB="0" distL="0" distR="0" wp14:anchorId="12EF4119" wp14:editId="0B43D9F5">
            <wp:extent cx="8229600" cy="4425950"/>
            <wp:effectExtent l="0" t="0" r="0" b="0"/>
            <wp:docPr id="519514409" name="Picture 1" descr="The image depicts a map showing the average annual differences between observed and estimated Steelhead DPS (Distributional Spawning Potential) across various geographical coordinates from 1980 to 2024.&#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514409" name="Picture 1" descr="The image depicts a map showing the average annual differences between observed and estimated Steelhead DPS (Distributional Spawning Potential) across various geographical coordinates from 1980 to 2024.&#10;&#10;AI-generated content may be incorrect."/>
                    <pic:cNvPicPr/>
                  </pic:nvPicPr>
                  <pic:blipFill>
                    <a:blip r:embed="rId52"/>
                    <a:stretch>
                      <a:fillRect/>
                    </a:stretch>
                  </pic:blipFill>
                  <pic:spPr>
                    <a:xfrm>
                      <a:off x="0" y="0"/>
                      <a:ext cx="8229600" cy="4425950"/>
                    </a:xfrm>
                    <a:prstGeom prst="rect">
                      <a:avLst/>
                    </a:prstGeom>
                  </pic:spPr>
                </pic:pic>
              </a:graphicData>
            </a:graphic>
          </wp:inline>
        </w:drawing>
      </w:r>
      <w:r w:rsidRPr="009D1AD9">
        <w:rPr>
          <w:noProof/>
        </w:rPr>
        <w:t xml:space="preserve"> </w:t>
      </w:r>
    </w:p>
    <w:p w14:paraId="06E0BE73" w14:textId="479D0EE9" w:rsidR="001434AA" w:rsidRPr="001434AA" w:rsidRDefault="006D5B2D" w:rsidP="006D5B2D">
      <w:pPr>
        <w:spacing w:after="0" w:line="240" w:lineRule="auto"/>
        <w:rPr>
          <w:i/>
          <w:iCs/>
          <w:sz w:val="20"/>
          <w:szCs w:val="20"/>
        </w:rPr>
        <w:sectPr w:rsidR="001434AA" w:rsidRPr="001434AA" w:rsidSect="001434AA">
          <w:pgSz w:w="15840" w:h="12240" w:orient="landscape"/>
          <w:pgMar w:top="1440" w:right="1440" w:bottom="1440" w:left="1440" w:header="720" w:footer="720" w:gutter="0"/>
          <w:lnNumType w:countBy="1" w:restart="continuous"/>
          <w:cols w:space="720"/>
          <w:docGrid w:linePitch="360"/>
        </w:sectPr>
      </w:pPr>
      <w:r>
        <w:rPr>
          <w:i/>
          <w:iCs/>
          <w:sz w:val="20"/>
          <w:szCs w:val="20"/>
        </w:rPr>
        <w:t>Figure B6</w:t>
      </w:r>
      <w:r w:rsidRPr="005915DE">
        <w:rPr>
          <w:i/>
          <w:iCs/>
          <w:sz w:val="20"/>
          <w:szCs w:val="20"/>
        </w:rPr>
        <w:t>:</w:t>
      </w:r>
      <w:r w:rsidRPr="000C54E2">
        <w:rPr>
          <w:i/>
          <w:iCs/>
          <w:sz w:val="20"/>
          <w:szCs w:val="20"/>
        </w:rPr>
        <w:t xml:space="preserve"> </w:t>
      </w:r>
      <w:r>
        <w:rPr>
          <w:i/>
          <w:iCs/>
          <w:sz w:val="20"/>
          <w:szCs w:val="20"/>
        </w:rPr>
        <w:t>Distinct population segment level average difference between survey observations and fitted abundance estimates of Oregon steelhead from 1980 – 2024. A positive value indicates an overcount due to survey methods employed, while a negative value indicates an undercount.</w:t>
      </w:r>
      <w:r w:rsidRPr="005915DE">
        <w:rPr>
          <w:i/>
          <w:iCs/>
          <w:sz w:val="20"/>
          <w:szCs w:val="20"/>
        </w:rPr>
        <w:t xml:space="preserve">  </w:t>
      </w:r>
    </w:p>
    <w:p w14:paraId="7433302D" w14:textId="5741FD64" w:rsidR="00F647EB" w:rsidRDefault="00F647EB" w:rsidP="00F647EB">
      <w:pPr>
        <w:rPr>
          <w:i/>
          <w:iCs/>
          <w:sz w:val="20"/>
          <w:szCs w:val="20"/>
        </w:rPr>
      </w:pPr>
      <w:r w:rsidRPr="00A22039">
        <w:rPr>
          <w:i/>
          <w:iCs/>
          <w:noProof/>
          <w:sz w:val="20"/>
          <w:szCs w:val="20"/>
        </w:rPr>
        <w:lastRenderedPageBreak/>
        <w:drawing>
          <wp:inline distT="0" distB="0" distL="0" distR="0" wp14:anchorId="6ACC227C" wp14:editId="3453DDDE">
            <wp:extent cx="8213790" cy="4309607"/>
            <wp:effectExtent l="0" t="0" r="0" b="0"/>
            <wp:docPr id="1662728791" name="Picture 1" descr="The image appears to be a graph or chart comparing various factors related to Chinook salmon, including their spawner count, population estimates, and other metrics such as variance and dam cou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125715" name="Picture 1" descr="The image appears to be a graph or chart comparing various factors related to Chinook salmon, including their spawner count, population estimates, and other metrics such as variance and dam counts.&#10;&#10;AI-generated content may be incorrect."/>
                    <pic:cNvPicPr/>
                  </pic:nvPicPr>
                  <pic:blipFill>
                    <a:blip r:embed="rId53"/>
                    <a:stretch>
                      <a:fillRect/>
                    </a:stretch>
                  </pic:blipFill>
                  <pic:spPr>
                    <a:xfrm>
                      <a:off x="0" y="0"/>
                      <a:ext cx="8235295" cy="4320890"/>
                    </a:xfrm>
                    <a:prstGeom prst="rect">
                      <a:avLst/>
                    </a:prstGeom>
                  </pic:spPr>
                </pic:pic>
              </a:graphicData>
            </a:graphic>
          </wp:inline>
        </w:drawing>
      </w:r>
      <w:r w:rsidRPr="00A22039">
        <w:rPr>
          <w:i/>
          <w:iCs/>
          <w:sz w:val="20"/>
          <w:szCs w:val="20"/>
        </w:rPr>
        <w:t xml:space="preserve"> </w:t>
      </w:r>
      <w:r>
        <w:rPr>
          <w:i/>
          <w:iCs/>
          <w:sz w:val="20"/>
          <w:szCs w:val="20"/>
        </w:rPr>
        <w:t xml:space="preserve">Figure </w:t>
      </w:r>
      <w:r w:rsidR="008A1876">
        <w:rPr>
          <w:i/>
          <w:iCs/>
          <w:sz w:val="20"/>
          <w:szCs w:val="20"/>
        </w:rPr>
        <w:t>B7</w:t>
      </w:r>
      <w:r w:rsidRPr="005915DE">
        <w:rPr>
          <w:i/>
          <w:iCs/>
          <w:sz w:val="20"/>
          <w:szCs w:val="20"/>
        </w:rPr>
        <w:t>:</w:t>
      </w:r>
      <w:r>
        <w:rPr>
          <w:i/>
          <w:iCs/>
          <w:sz w:val="20"/>
          <w:szCs w:val="20"/>
        </w:rPr>
        <w:t xml:space="preserve"> Relationship between variance associated with Chinook survey methods and population sizes being surveyed. </w:t>
      </w:r>
    </w:p>
    <w:p w14:paraId="5E534146" w14:textId="6F99AECF" w:rsidR="00F647EB" w:rsidRDefault="00A22039" w:rsidP="00F647EB">
      <w:pPr>
        <w:rPr>
          <w:i/>
          <w:iCs/>
          <w:sz w:val="20"/>
          <w:szCs w:val="20"/>
        </w:rPr>
      </w:pPr>
      <w:r w:rsidRPr="00A22039">
        <w:rPr>
          <w:i/>
          <w:iCs/>
          <w:noProof/>
          <w:sz w:val="20"/>
          <w:szCs w:val="20"/>
        </w:rPr>
        <w:lastRenderedPageBreak/>
        <w:drawing>
          <wp:inline distT="0" distB="0" distL="0" distR="0" wp14:anchorId="046C615C" wp14:editId="601257F7">
            <wp:extent cx="8184992" cy="4285753"/>
            <wp:effectExtent l="0" t="0" r="6985" b="635"/>
            <wp:docPr id="185772519" name="Picture 1" descr="The diagram appears to be a statistical plot comparing different groups or methods, with values such as population size, dam counts, and redd counts, showing a range of measures for Chinook fis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72519" name="Picture 1" descr="The diagram appears to be a statistical plot comparing different groups or methods, with values such as population size, dam counts, and redd counts, showing a range of measures for Chinook fish.&#10;&#10;AI-generated content may be incorrect."/>
                    <pic:cNvPicPr/>
                  </pic:nvPicPr>
                  <pic:blipFill>
                    <a:blip r:embed="rId54"/>
                    <a:stretch>
                      <a:fillRect/>
                    </a:stretch>
                  </pic:blipFill>
                  <pic:spPr>
                    <a:xfrm>
                      <a:off x="0" y="0"/>
                      <a:ext cx="8193004" cy="4289948"/>
                    </a:xfrm>
                    <a:prstGeom prst="rect">
                      <a:avLst/>
                    </a:prstGeom>
                  </pic:spPr>
                </pic:pic>
              </a:graphicData>
            </a:graphic>
          </wp:inline>
        </w:drawing>
      </w:r>
      <w:r w:rsidRPr="00A22039">
        <w:rPr>
          <w:i/>
          <w:iCs/>
          <w:sz w:val="20"/>
          <w:szCs w:val="20"/>
        </w:rPr>
        <w:t xml:space="preserve"> </w:t>
      </w:r>
      <w:r>
        <w:rPr>
          <w:i/>
          <w:iCs/>
          <w:sz w:val="20"/>
          <w:szCs w:val="20"/>
        </w:rPr>
        <w:t>Figure B</w:t>
      </w:r>
      <w:r w:rsidR="008A1876">
        <w:rPr>
          <w:i/>
          <w:iCs/>
          <w:sz w:val="20"/>
          <w:szCs w:val="20"/>
        </w:rPr>
        <w:t>8</w:t>
      </w:r>
      <w:r w:rsidRPr="005915DE">
        <w:rPr>
          <w:i/>
          <w:iCs/>
          <w:sz w:val="20"/>
          <w:szCs w:val="20"/>
        </w:rPr>
        <w:t>:</w:t>
      </w:r>
      <w:r>
        <w:rPr>
          <w:i/>
          <w:iCs/>
          <w:sz w:val="20"/>
          <w:szCs w:val="20"/>
        </w:rPr>
        <w:t xml:space="preserve"> </w:t>
      </w:r>
      <w:r w:rsidR="00F84F52">
        <w:rPr>
          <w:i/>
          <w:iCs/>
          <w:sz w:val="20"/>
          <w:szCs w:val="20"/>
        </w:rPr>
        <w:t>Relationship between variance associated with Chinook survey methods and population sizes being surveyed. ‘Area Under Curve: Population (Total live spawners) is omitted as an outlier.</w:t>
      </w:r>
      <w:r w:rsidRPr="00A22039">
        <w:rPr>
          <w:i/>
          <w:iCs/>
          <w:noProof/>
          <w:sz w:val="20"/>
          <w:szCs w:val="20"/>
        </w:rPr>
        <w:lastRenderedPageBreak/>
        <w:drawing>
          <wp:inline distT="0" distB="0" distL="0" distR="0" wp14:anchorId="69E09E9E" wp14:editId="799439B8">
            <wp:extent cx="8195298" cy="4301656"/>
            <wp:effectExtent l="0" t="0" r="0" b="3810"/>
            <wp:docPr id="680691093" name="Picture 1" descr="The image is a complex diagram illustrating various methods of estimating fish populations, including dam counts, peak redder counts, and redd estimates, along with factors like expansion and varia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691093" name="Picture 1" descr="The image is a complex diagram illustrating various methods of estimating fish populations, including dam counts, peak redder counts, and redd estimates, along with factors like expansion and variance.&#10;&#10;AI-generated content may be incorrect."/>
                    <pic:cNvPicPr/>
                  </pic:nvPicPr>
                  <pic:blipFill>
                    <a:blip r:embed="rId55"/>
                    <a:stretch>
                      <a:fillRect/>
                    </a:stretch>
                  </pic:blipFill>
                  <pic:spPr>
                    <a:xfrm>
                      <a:off x="0" y="0"/>
                      <a:ext cx="8226625" cy="4318100"/>
                    </a:xfrm>
                    <a:prstGeom prst="rect">
                      <a:avLst/>
                    </a:prstGeom>
                  </pic:spPr>
                </pic:pic>
              </a:graphicData>
            </a:graphic>
          </wp:inline>
        </w:drawing>
      </w:r>
      <w:r w:rsidRPr="00A22039">
        <w:rPr>
          <w:i/>
          <w:iCs/>
          <w:sz w:val="20"/>
          <w:szCs w:val="20"/>
        </w:rPr>
        <w:t xml:space="preserve"> </w:t>
      </w:r>
      <w:r>
        <w:rPr>
          <w:i/>
          <w:iCs/>
          <w:sz w:val="20"/>
          <w:szCs w:val="20"/>
        </w:rPr>
        <w:t>Figure B</w:t>
      </w:r>
      <w:r w:rsidR="008A1876">
        <w:rPr>
          <w:i/>
          <w:iCs/>
          <w:sz w:val="20"/>
          <w:szCs w:val="20"/>
        </w:rPr>
        <w:t>9</w:t>
      </w:r>
      <w:r w:rsidRPr="005915DE">
        <w:rPr>
          <w:i/>
          <w:iCs/>
          <w:sz w:val="20"/>
          <w:szCs w:val="20"/>
        </w:rPr>
        <w:t>:</w:t>
      </w:r>
      <w:r>
        <w:rPr>
          <w:i/>
          <w:iCs/>
          <w:sz w:val="20"/>
          <w:szCs w:val="20"/>
        </w:rPr>
        <w:t xml:space="preserve"> </w:t>
      </w:r>
      <w:r w:rsidR="00F22D65">
        <w:rPr>
          <w:i/>
          <w:iCs/>
          <w:sz w:val="20"/>
          <w:szCs w:val="20"/>
        </w:rPr>
        <w:t>Relationship between variance associated with Chinook survey methods and population sizes being surveyed. ‘</w:t>
      </w:r>
      <w:r w:rsidR="00F84F52">
        <w:rPr>
          <w:i/>
          <w:iCs/>
          <w:sz w:val="20"/>
          <w:szCs w:val="20"/>
        </w:rPr>
        <w:t>Area Under Curve: Population (Total live spawners)</w:t>
      </w:r>
      <w:r w:rsidR="00F22D65">
        <w:rPr>
          <w:i/>
          <w:iCs/>
          <w:sz w:val="20"/>
          <w:szCs w:val="20"/>
        </w:rPr>
        <w:t xml:space="preserve"> is omitted as an outlier.</w:t>
      </w:r>
      <w:r>
        <w:rPr>
          <w:i/>
          <w:iCs/>
          <w:sz w:val="20"/>
          <w:szCs w:val="20"/>
        </w:rPr>
        <w:t xml:space="preserve"> </w:t>
      </w:r>
      <w:r w:rsidR="00F647EB" w:rsidRPr="009C5F59">
        <w:rPr>
          <w:i/>
          <w:iCs/>
          <w:noProof/>
          <w:sz w:val="20"/>
          <w:szCs w:val="20"/>
        </w:rPr>
        <w:lastRenderedPageBreak/>
        <w:drawing>
          <wp:inline distT="0" distB="0" distL="0" distR="0" wp14:anchorId="73D03372" wp14:editId="1552859E">
            <wp:extent cx="8232499" cy="4341412"/>
            <wp:effectExtent l="0" t="0" r="0" b="2540"/>
            <wp:docPr id="532797748" name="Picture 1" descr="The image appears to be a statistical or ecological diagram showing various metrics related to a coho fish population, including dam counts, monitoring area, peak spawner count, and population size, with additional values for variance and in-NOSA (Native Oregon Salmon and Steelhea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797748" name="Picture 1" descr="The image appears to be a statistical or ecological diagram showing various metrics related to a coho fish population, including dam counts, monitoring area, peak spawner count, and population size, with additional values for variance and in-NOSA (Native Oregon Salmon and Steelhead).&#10;&#10;AI-generated content may be incorrect."/>
                    <pic:cNvPicPr/>
                  </pic:nvPicPr>
                  <pic:blipFill>
                    <a:blip r:embed="rId56"/>
                    <a:stretch>
                      <a:fillRect/>
                    </a:stretch>
                  </pic:blipFill>
                  <pic:spPr>
                    <a:xfrm>
                      <a:off x="0" y="0"/>
                      <a:ext cx="8251347" cy="4351351"/>
                    </a:xfrm>
                    <a:prstGeom prst="rect">
                      <a:avLst/>
                    </a:prstGeom>
                  </pic:spPr>
                </pic:pic>
              </a:graphicData>
            </a:graphic>
          </wp:inline>
        </w:drawing>
      </w:r>
      <w:r w:rsidR="00F647EB" w:rsidRPr="009C5F59">
        <w:rPr>
          <w:i/>
          <w:iCs/>
          <w:sz w:val="20"/>
          <w:szCs w:val="20"/>
        </w:rPr>
        <w:t xml:space="preserve"> </w:t>
      </w:r>
      <w:r w:rsidR="00FD65F2">
        <w:rPr>
          <w:i/>
          <w:iCs/>
          <w:sz w:val="20"/>
          <w:szCs w:val="20"/>
        </w:rPr>
        <w:tab/>
      </w:r>
      <w:r w:rsidR="00F647EB">
        <w:rPr>
          <w:i/>
          <w:iCs/>
          <w:sz w:val="20"/>
          <w:szCs w:val="20"/>
        </w:rPr>
        <w:t xml:space="preserve">Figure </w:t>
      </w:r>
      <w:r w:rsidR="008A1876">
        <w:rPr>
          <w:i/>
          <w:iCs/>
          <w:sz w:val="20"/>
          <w:szCs w:val="20"/>
        </w:rPr>
        <w:t>B10</w:t>
      </w:r>
      <w:r w:rsidR="00F647EB" w:rsidRPr="005915DE">
        <w:rPr>
          <w:i/>
          <w:iCs/>
          <w:sz w:val="20"/>
          <w:szCs w:val="20"/>
        </w:rPr>
        <w:t>:</w:t>
      </w:r>
      <w:r w:rsidR="00F647EB">
        <w:rPr>
          <w:i/>
          <w:iCs/>
          <w:sz w:val="20"/>
          <w:szCs w:val="20"/>
        </w:rPr>
        <w:t xml:space="preserve"> Relationship between variance associated with coho survey methods and population sizes being surveyed.</w:t>
      </w:r>
      <w:r w:rsidR="00F647EB" w:rsidRPr="009C5F59">
        <w:rPr>
          <w:i/>
          <w:iCs/>
          <w:sz w:val="20"/>
          <w:szCs w:val="20"/>
        </w:rPr>
        <w:t xml:space="preserve"> </w:t>
      </w:r>
    </w:p>
    <w:p w14:paraId="6F7D743A" w14:textId="6EE6A68F" w:rsidR="00F647EB" w:rsidRDefault="009C5F59" w:rsidP="00F647EB">
      <w:pPr>
        <w:rPr>
          <w:i/>
          <w:iCs/>
          <w:sz w:val="20"/>
          <w:szCs w:val="20"/>
        </w:rPr>
        <w:sectPr w:rsidR="00F647EB" w:rsidSect="00F647EB">
          <w:pgSz w:w="15840" w:h="12240" w:orient="landscape"/>
          <w:pgMar w:top="1440" w:right="1440" w:bottom="1440" w:left="1440" w:header="720" w:footer="720" w:gutter="0"/>
          <w:lnNumType w:countBy="1" w:restart="continuous"/>
          <w:cols w:space="720"/>
          <w:docGrid w:linePitch="360"/>
        </w:sectPr>
      </w:pPr>
      <w:r w:rsidRPr="009C5F59">
        <w:rPr>
          <w:i/>
          <w:iCs/>
          <w:noProof/>
          <w:sz w:val="20"/>
          <w:szCs w:val="20"/>
        </w:rPr>
        <w:lastRenderedPageBreak/>
        <w:drawing>
          <wp:inline distT="0" distB="0" distL="0" distR="0" wp14:anchorId="1306795D" wp14:editId="5A606C6E">
            <wp:extent cx="8170171" cy="4293704"/>
            <wp:effectExtent l="0" t="0" r="2540" b="0"/>
            <wp:docPr id="29885389" name="Picture 1" descr="The image depicts a statistical comparison of various factors such as dam counts, monitoring area under the curve, peak spawner count, and population under the curve, with a specific focus on the impact of omitting Method 11, including a variance analy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85389" name="Picture 1" descr="The image depicts a statistical comparison of various factors such as dam counts, monitoring area under the curve, peak spawner count, and population under the curve, with a specific focus on the impact of omitting Method 11, including a variance analysis.&#10;&#10;AI-generated content may be incorrect."/>
                    <pic:cNvPicPr/>
                  </pic:nvPicPr>
                  <pic:blipFill>
                    <a:blip r:embed="rId57"/>
                    <a:stretch>
                      <a:fillRect/>
                    </a:stretch>
                  </pic:blipFill>
                  <pic:spPr>
                    <a:xfrm>
                      <a:off x="0" y="0"/>
                      <a:ext cx="8184762" cy="4301372"/>
                    </a:xfrm>
                    <a:prstGeom prst="rect">
                      <a:avLst/>
                    </a:prstGeom>
                  </pic:spPr>
                </pic:pic>
              </a:graphicData>
            </a:graphic>
          </wp:inline>
        </w:drawing>
      </w:r>
      <w:r w:rsidRPr="009C5F59">
        <w:rPr>
          <w:i/>
          <w:iCs/>
          <w:sz w:val="20"/>
          <w:szCs w:val="20"/>
        </w:rPr>
        <w:t xml:space="preserve"> </w:t>
      </w:r>
      <w:r w:rsidR="00A22039">
        <w:rPr>
          <w:i/>
          <w:iCs/>
          <w:sz w:val="20"/>
          <w:szCs w:val="20"/>
        </w:rPr>
        <w:t>Figure B</w:t>
      </w:r>
      <w:r w:rsidR="008A1876">
        <w:rPr>
          <w:i/>
          <w:iCs/>
          <w:sz w:val="20"/>
          <w:szCs w:val="20"/>
        </w:rPr>
        <w:t>11</w:t>
      </w:r>
      <w:r w:rsidR="00A22039" w:rsidRPr="005915DE">
        <w:rPr>
          <w:i/>
          <w:iCs/>
          <w:sz w:val="20"/>
          <w:szCs w:val="20"/>
        </w:rPr>
        <w:t>:</w:t>
      </w:r>
      <w:r w:rsidR="00A22039">
        <w:rPr>
          <w:i/>
          <w:iCs/>
          <w:sz w:val="20"/>
          <w:szCs w:val="20"/>
        </w:rPr>
        <w:t xml:space="preserve"> </w:t>
      </w:r>
      <w:r w:rsidR="00F22D65">
        <w:rPr>
          <w:i/>
          <w:iCs/>
          <w:sz w:val="20"/>
          <w:szCs w:val="20"/>
        </w:rPr>
        <w:t>Relationship between variance associated with coho survey methods and population sizes being surveyed. ‘Dam counts + Expansion below dam’ is omitted as an outlier.</w:t>
      </w:r>
      <w:r w:rsidRPr="009C5F59">
        <w:rPr>
          <w:i/>
          <w:iCs/>
          <w:noProof/>
          <w:sz w:val="20"/>
          <w:szCs w:val="20"/>
        </w:rPr>
        <w:lastRenderedPageBreak/>
        <w:drawing>
          <wp:inline distT="0" distB="0" distL="0" distR="0" wp14:anchorId="657BD534" wp14:editId="44D14C80">
            <wp:extent cx="8159615" cy="4269850"/>
            <wp:effectExtent l="0" t="0" r="0" b="0"/>
            <wp:docPr id="1303715207" name="Picture 1" descr="The image appears to be a complex statistical or ecological diagram illustrating various factors affecting fish populations, such as dam counts, monitoring areas, and hatchery counts, with different data points and values like peak spawner counts and varian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715207" name="Picture 1" descr="The image appears to be a complex statistical or ecological diagram illustrating various factors affecting fish populations, such as dam counts, monitoring areas, and hatchery counts, with different data points and values like peak spawner counts and variances.&#10;&#10;AI-generated content may be incorrect."/>
                    <pic:cNvPicPr/>
                  </pic:nvPicPr>
                  <pic:blipFill>
                    <a:blip r:embed="rId58"/>
                    <a:stretch>
                      <a:fillRect/>
                    </a:stretch>
                  </pic:blipFill>
                  <pic:spPr>
                    <a:xfrm>
                      <a:off x="0" y="0"/>
                      <a:ext cx="8175346" cy="4278082"/>
                    </a:xfrm>
                    <a:prstGeom prst="rect">
                      <a:avLst/>
                    </a:prstGeom>
                  </pic:spPr>
                </pic:pic>
              </a:graphicData>
            </a:graphic>
          </wp:inline>
        </w:drawing>
      </w:r>
      <w:r w:rsidRPr="009C5F59">
        <w:rPr>
          <w:i/>
          <w:iCs/>
          <w:sz w:val="20"/>
          <w:szCs w:val="20"/>
        </w:rPr>
        <w:t xml:space="preserve"> </w:t>
      </w:r>
      <w:r w:rsidR="00A22039">
        <w:rPr>
          <w:i/>
          <w:iCs/>
          <w:sz w:val="20"/>
          <w:szCs w:val="20"/>
        </w:rPr>
        <w:t>Figure B</w:t>
      </w:r>
      <w:r w:rsidR="00041F41">
        <w:rPr>
          <w:i/>
          <w:iCs/>
          <w:sz w:val="20"/>
          <w:szCs w:val="20"/>
        </w:rPr>
        <w:t>1</w:t>
      </w:r>
      <w:r w:rsidR="008A1876">
        <w:rPr>
          <w:i/>
          <w:iCs/>
          <w:sz w:val="20"/>
          <w:szCs w:val="20"/>
        </w:rPr>
        <w:t>2</w:t>
      </w:r>
      <w:r w:rsidR="00A22039" w:rsidRPr="005915DE">
        <w:rPr>
          <w:i/>
          <w:iCs/>
          <w:sz w:val="20"/>
          <w:szCs w:val="20"/>
        </w:rPr>
        <w:t>:</w:t>
      </w:r>
      <w:r w:rsidR="00A22039">
        <w:rPr>
          <w:i/>
          <w:iCs/>
          <w:sz w:val="20"/>
          <w:szCs w:val="20"/>
        </w:rPr>
        <w:t xml:space="preserve"> </w:t>
      </w:r>
      <w:r w:rsidR="00106F43">
        <w:rPr>
          <w:i/>
          <w:iCs/>
          <w:sz w:val="20"/>
          <w:szCs w:val="20"/>
        </w:rPr>
        <w:t>Relationship between variance associated with coho survey methods and population sizes being surveyed. ‘Dam counts + Expansion below dam’ is omitted as an outlier.</w:t>
      </w:r>
      <w:r w:rsidR="00106F43" w:rsidRPr="00A22039">
        <w:rPr>
          <w:i/>
          <w:iCs/>
          <w:sz w:val="20"/>
          <w:szCs w:val="20"/>
        </w:rPr>
        <w:t xml:space="preserve"> </w:t>
      </w:r>
      <w:r w:rsidR="00F647EB" w:rsidRPr="009C5F59">
        <w:rPr>
          <w:i/>
          <w:iCs/>
          <w:noProof/>
          <w:sz w:val="20"/>
          <w:szCs w:val="20"/>
        </w:rPr>
        <w:lastRenderedPageBreak/>
        <w:drawing>
          <wp:inline distT="0" distB="0" distL="0" distR="0" wp14:anchorId="5F2067A4" wp14:editId="7934DB7C">
            <wp:extent cx="8210446" cy="4309607"/>
            <wp:effectExtent l="0" t="0" r="635" b="0"/>
            <wp:docPr id="1419853381" name="Picture 1" descr="The diagram shows a comparison of different groups, including dam counts, redd counts, and weir counts, with a variance value for Steelhea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853381" name="Picture 1" descr="The diagram shows a comparison of different groups, including dam counts, redd counts, and weir counts, with a variance value for Steelhead.&#10;&#10;AI-generated content may be incorrect."/>
                    <pic:cNvPicPr/>
                  </pic:nvPicPr>
                  <pic:blipFill>
                    <a:blip r:embed="rId59"/>
                    <a:stretch>
                      <a:fillRect/>
                    </a:stretch>
                  </pic:blipFill>
                  <pic:spPr>
                    <a:xfrm>
                      <a:off x="0" y="0"/>
                      <a:ext cx="8228886" cy="4319286"/>
                    </a:xfrm>
                    <a:prstGeom prst="rect">
                      <a:avLst/>
                    </a:prstGeom>
                  </pic:spPr>
                </pic:pic>
              </a:graphicData>
            </a:graphic>
          </wp:inline>
        </w:drawing>
      </w:r>
      <w:r w:rsidR="00F647EB" w:rsidRPr="009C5F59">
        <w:rPr>
          <w:i/>
          <w:iCs/>
          <w:sz w:val="20"/>
          <w:szCs w:val="20"/>
        </w:rPr>
        <w:t xml:space="preserve"> </w:t>
      </w:r>
      <w:r w:rsidR="00F647EB">
        <w:rPr>
          <w:i/>
          <w:iCs/>
          <w:sz w:val="20"/>
          <w:szCs w:val="20"/>
        </w:rPr>
        <w:t xml:space="preserve">Figure </w:t>
      </w:r>
      <w:r w:rsidR="008A1876">
        <w:rPr>
          <w:i/>
          <w:iCs/>
          <w:sz w:val="20"/>
          <w:szCs w:val="20"/>
        </w:rPr>
        <w:t>B13</w:t>
      </w:r>
      <w:r w:rsidR="00F647EB" w:rsidRPr="005915DE">
        <w:rPr>
          <w:i/>
          <w:iCs/>
          <w:sz w:val="20"/>
          <w:szCs w:val="20"/>
        </w:rPr>
        <w:t>:</w:t>
      </w:r>
      <w:r w:rsidR="00F647EB">
        <w:rPr>
          <w:i/>
          <w:iCs/>
          <w:sz w:val="20"/>
          <w:szCs w:val="20"/>
        </w:rPr>
        <w:t xml:space="preserve"> Relationship between variance associated with Steelhead survey methods and population sizes being surveyed. </w:t>
      </w:r>
      <w:r w:rsidR="00F647EB" w:rsidRPr="007E6D01">
        <w:rPr>
          <w:i/>
          <w:iCs/>
          <w:noProof/>
          <w:sz w:val="20"/>
          <w:szCs w:val="20"/>
        </w:rPr>
        <w:lastRenderedPageBreak/>
        <w:drawing>
          <wp:inline distT="0" distB="0" distL="0" distR="0" wp14:anchorId="7BD52D3D" wp14:editId="3C356D7A">
            <wp:extent cx="8229600" cy="4297680"/>
            <wp:effectExtent l="0" t="0" r="0" b="7620"/>
            <wp:docPr id="252777964" name="Picture 1" descr="The image displays a bar chart comparing various factors influencing Steelhead fish counts per redd, including omitted total redd counts, dam, and weir counts, along with their associated varian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777964" name="Picture 1" descr="The image displays a bar chart comparing various factors influencing Steelhead fish counts per redd, including omitted total redd counts, dam, and weir counts, along with their associated variances.&#10;&#10;AI-generated content may be incorrect."/>
                    <pic:cNvPicPr/>
                  </pic:nvPicPr>
                  <pic:blipFill>
                    <a:blip r:embed="rId60"/>
                    <a:stretch>
                      <a:fillRect/>
                    </a:stretch>
                  </pic:blipFill>
                  <pic:spPr>
                    <a:xfrm>
                      <a:off x="0" y="0"/>
                      <a:ext cx="8229600" cy="4297680"/>
                    </a:xfrm>
                    <a:prstGeom prst="rect">
                      <a:avLst/>
                    </a:prstGeom>
                  </pic:spPr>
                </pic:pic>
              </a:graphicData>
            </a:graphic>
          </wp:inline>
        </w:drawing>
      </w:r>
      <w:r w:rsidR="00F647EB" w:rsidRPr="009C5F59">
        <w:rPr>
          <w:i/>
          <w:iCs/>
          <w:sz w:val="20"/>
          <w:szCs w:val="20"/>
        </w:rPr>
        <w:t xml:space="preserve"> </w:t>
      </w:r>
      <w:r w:rsidR="00F647EB">
        <w:rPr>
          <w:i/>
          <w:iCs/>
          <w:sz w:val="20"/>
          <w:szCs w:val="20"/>
        </w:rPr>
        <w:t xml:space="preserve">Figure </w:t>
      </w:r>
      <w:r w:rsidR="008A1876">
        <w:rPr>
          <w:i/>
          <w:iCs/>
          <w:sz w:val="20"/>
          <w:szCs w:val="20"/>
        </w:rPr>
        <w:t>B14</w:t>
      </w:r>
      <w:r w:rsidR="00F647EB" w:rsidRPr="005915DE">
        <w:rPr>
          <w:i/>
          <w:iCs/>
          <w:sz w:val="20"/>
          <w:szCs w:val="20"/>
        </w:rPr>
        <w:t>:</w:t>
      </w:r>
      <w:r w:rsidR="00F647EB">
        <w:rPr>
          <w:i/>
          <w:iCs/>
          <w:sz w:val="20"/>
          <w:szCs w:val="20"/>
        </w:rPr>
        <w:t xml:space="preserve"> Relationship between variance associated with Steelhead survey methods and population sizes being surveyed. ‘Total redd counts * Fish per redd estimate’ is omitted as an outlier.</w:t>
      </w:r>
    </w:p>
    <w:p w14:paraId="7981EFBF" w14:textId="77777777" w:rsidR="00C545F8" w:rsidRDefault="009C5F59" w:rsidP="001434AA">
      <w:pPr>
        <w:rPr>
          <w:noProof/>
        </w:rPr>
      </w:pPr>
      <w:r w:rsidRPr="009C5F59">
        <w:rPr>
          <w:i/>
          <w:iCs/>
          <w:noProof/>
          <w:sz w:val="20"/>
          <w:szCs w:val="20"/>
        </w:rPr>
        <w:lastRenderedPageBreak/>
        <w:drawing>
          <wp:inline distT="0" distB="0" distL="0" distR="0" wp14:anchorId="08439B83" wp14:editId="65D70BC6">
            <wp:extent cx="8250785" cy="4317558"/>
            <wp:effectExtent l="0" t="0" r="0" b="6985"/>
            <wp:docPr id="1642244214" name="Picture 1" descr="The image appears to be a scatter plot or bar chart with various data points and annotations, showing different measures such as total redd counts, fish per redd estimate, dam counts, and variance, with a specific reference to Method 22 being omitt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244214" name="Picture 1" descr="The image appears to be a scatter plot or bar chart with various data points and annotations, showing different measures such as total redd counts, fish per redd estimate, dam counts, and variance, with a specific reference to Method 22 being omitted.&#10;&#10;AI-generated content may be incorrect."/>
                    <pic:cNvPicPr/>
                  </pic:nvPicPr>
                  <pic:blipFill>
                    <a:blip r:embed="rId61"/>
                    <a:stretch>
                      <a:fillRect/>
                    </a:stretch>
                  </pic:blipFill>
                  <pic:spPr>
                    <a:xfrm>
                      <a:off x="0" y="0"/>
                      <a:ext cx="8267524" cy="4326317"/>
                    </a:xfrm>
                    <a:prstGeom prst="rect">
                      <a:avLst/>
                    </a:prstGeom>
                  </pic:spPr>
                </pic:pic>
              </a:graphicData>
            </a:graphic>
          </wp:inline>
        </w:drawing>
      </w:r>
      <w:r w:rsidR="00A22039" w:rsidRPr="00A22039">
        <w:rPr>
          <w:i/>
          <w:iCs/>
          <w:sz w:val="20"/>
          <w:szCs w:val="20"/>
        </w:rPr>
        <w:t xml:space="preserve"> </w:t>
      </w:r>
      <w:r w:rsidR="00A22039">
        <w:rPr>
          <w:i/>
          <w:iCs/>
          <w:sz w:val="20"/>
          <w:szCs w:val="20"/>
        </w:rPr>
        <w:t>Figure B</w:t>
      </w:r>
      <w:r w:rsidR="00041F41">
        <w:rPr>
          <w:i/>
          <w:iCs/>
          <w:sz w:val="20"/>
          <w:szCs w:val="20"/>
        </w:rPr>
        <w:t>1</w:t>
      </w:r>
      <w:r w:rsidR="008A1876">
        <w:rPr>
          <w:i/>
          <w:iCs/>
          <w:sz w:val="20"/>
          <w:szCs w:val="20"/>
        </w:rPr>
        <w:t>5</w:t>
      </w:r>
      <w:r w:rsidR="00A22039" w:rsidRPr="005915DE">
        <w:rPr>
          <w:i/>
          <w:iCs/>
          <w:sz w:val="20"/>
          <w:szCs w:val="20"/>
        </w:rPr>
        <w:t>:</w:t>
      </w:r>
      <w:r w:rsidR="00A22039">
        <w:rPr>
          <w:i/>
          <w:iCs/>
          <w:sz w:val="20"/>
          <w:szCs w:val="20"/>
        </w:rPr>
        <w:t xml:space="preserve"> </w:t>
      </w:r>
      <w:r w:rsidR="00D1420A">
        <w:rPr>
          <w:i/>
          <w:iCs/>
          <w:sz w:val="20"/>
          <w:szCs w:val="20"/>
        </w:rPr>
        <w:t>Relationship between variance associated with Steelhead survey methods and population sizes being surveyed. ‘Total redd counts * Fish per redd estimate’ is omitted as an outlier.</w:t>
      </w:r>
      <w:r w:rsidR="00C545F8" w:rsidRPr="00C545F8">
        <w:rPr>
          <w:noProof/>
        </w:rPr>
        <w:t xml:space="preserve"> </w:t>
      </w:r>
    </w:p>
    <w:p w14:paraId="625FCEAA" w14:textId="77777777" w:rsidR="00C545F8" w:rsidRDefault="00C545F8">
      <w:pPr>
        <w:rPr>
          <w:i/>
          <w:iCs/>
          <w:sz w:val="20"/>
          <w:szCs w:val="20"/>
        </w:rPr>
      </w:pPr>
      <w:r>
        <w:rPr>
          <w:i/>
          <w:iCs/>
          <w:sz w:val="20"/>
          <w:szCs w:val="20"/>
        </w:rPr>
        <w:br w:type="page"/>
      </w:r>
    </w:p>
    <w:p w14:paraId="462D2512" w14:textId="13A35AB1" w:rsidR="00C545F8" w:rsidRDefault="00C545F8" w:rsidP="001434AA">
      <w:pPr>
        <w:rPr>
          <w:i/>
          <w:iCs/>
          <w:sz w:val="20"/>
          <w:szCs w:val="20"/>
        </w:rPr>
      </w:pPr>
      <w:r w:rsidRPr="00C545F8">
        <w:rPr>
          <w:i/>
          <w:iCs/>
          <w:noProof/>
          <w:sz w:val="20"/>
          <w:szCs w:val="20"/>
        </w:rPr>
        <w:lastRenderedPageBreak/>
        <w:drawing>
          <wp:inline distT="0" distB="0" distL="0" distR="0" wp14:anchorId="7D904A75" wp14:editId="6CE91587">
            <wp:extent cx="8229600" cy="4287520"/>
            <wp:effectExtent l="0" t="0" r="0" b="0"/>
            <wp:docPr id="1557218112" name="Picture 1" descr="The diagram illustrates various metrics for assessing Chinook salmon populations, including dam counts, redd counts, and spawner counts, with data presented as area under curve values for different categories such as Mixed Methods, Peak Spawner Counts, and Population Estim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218112" name="Picture 1" descr="The diagram illustrates various metrics for assessing Chinook salmon populations, including dam counts, redd counts, and spawner counts, with data presented as area under curve values for different categories such as Mixed Methods, Peak Spawner Counts, and Population Estimates.&#10;&#10;AI-generated content may be incorrect."/>
                    <pic:cNvPicPr/>
                  </pic:nvPicPr>
                  <pic:blipFill>
                    <a:blip r:embed="rId62"/>
                    <a:stretch>
                      <a:fillRect/>
                    </a:stretch>
                  </pic:blipFill>
                  <pic:spPr>
                    <a:xfrm>
                      <a:off x="0" y="0"/>
                      <a:ext cx="8229600" cy="4287520"/>
                    </a:xfrm>
                    <a:prstGeom prst="rect">
                      <a:avLst/>
                    </a:prstGeom>
                  </pic:spPr>
                </pic:pic>
              </a:graphicData>
            </a:graphic>
          </wp:inline>
        </w:drawing>
      </w:r>
      <w:r>
        <w:rPr>
          <w:i/>
          <w:iCs/>
          <w:sz w:val="20"/>
          <w:szCs w:val="20"/>
        </w:rPr>
        <w:t>Figure B16</w:t>
      </w:r>
      <w:r w:rsidRPr="005915DE">
        <w:rPr>
          <w:i/>
          <w:iCs/>
          <w:sz w:val="20"/>
          <w:szCs w:val="20"/>
        </w:rPr>
        <w:t>:</w:t>
      </w:r>
      <w:r>
        <w:rPr>
          <w:i/>
          <w:iCs/>
          <w:sz w:val="20"/>
          <w:szCs w:val="20"/>
        </w:rPr>
        <w:t xml:space="preserve"> </w:t>
      </w:r>
      <w:r w:rsidR="001C4C0D">
        <w:rPr>
          <w:i/>
          <w:iCs/>
          <w:sz w:val="20"/>
          <w:szCs w:val="20"/>
        </w:rPr>
        <w:t>Distribution of steelhead survey method use relative to the size of the population being surveyed. Red dashed lines represent the first and second thirds of all populations surveyed across study period.</w:t>
      </w:r>
      <w:r>
        <w:rPr>
          <w:i/>
          <w:iCs/>
          <w:sz w:val="20"/>
          <w:szCs w:val="20"/>
        </w:rPr>
        <w:t xml:space="preserve"> </w:t>
      </w:r>
      <w:r w:rsidRPr="00C545F8">
        <w:rPr>
          <w:i/>
          <w:iCs/>
          <w:noProof/>
          <w:sz w:val="20"/>
          <w:szCs w:val="20"/>
        </w:rPr>
        <w:lastRenderedPageBreak/>
        <w:drawing>
          <wp:inline distT="0" distB="0" distL="0" distR="0" wp14:anchorId="76F1962D" wp14:editId="65A5064D">
            <wp:extent cx="8229600" cy="4272915"/>
            <wp:effectExtent l="0" t="0" r="0" b="0"/>
            <wp:docPr id="1862437673" name="Picture 1" descr="The diagram displays various metrics for monitoring and assessing the Coho salmon population, including dam counts, monitoring area, peak spawner counts, and live spawner counts, all plotted on a graph for visual analy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437673" name="Picture 1" descr="The diagram displays various metrics for monitoring and assessing the Coho salmon population, including dam counts, monitoring area, peak spawner counts, and live spawner counts, all plotted on a graph for visual analysis.&#10;&#10;AI-generated content may be incorrect."/>
                    <pic:cNvPicPr/>
                  </pic:nvPicPr>
                  <pic:blipFill>
                    <a:blip r:embed="rId63"/>
                    <a:stretch>
                      <a:fillRect/>
                    </a:stretch>
                  </pic:blipFill>
                  <pic:spPr>
                    <a:xfrm>
                      <a:off x="0" y="0"/>
                      <a:ext cx="8229600" cy="4272915"/>
                    </a:xfrm>
                    <a:prstGeom prst="rect">
                      <a:avLst/>
                    </a:prstGeom>
                  </pic:spPr>
                </pic:pic>
              </a:graphicData>
            </a:graphic>
          </wp:inline>
        </w:drawing>
      </w:r>
      <w:r w:rsidRPr="00C545F8">
        <w:rPr>
          <w:i/>
          <w:iCs/>
          <w:sz w:val="20"/>
          <w:szCs w:val="20"/>
        </w:rPr>
        <w:t xml:space="preserve"> </w:t>
      </w:r>
      <w:r>
        <w:rPr>
          <w:i/>
          <w:iCs/>
          <w:sz w:val="20"/>
          <w:szCs w:val="20"/>
        </w:rPr>
        <w:t>Figure B17</w:t>
      </w:r>
      <w:r w:rsidRPr="005915DE">
        <w:rPr>
          <w:i/>
          <w:iCs/>
          <w:sz w:val="20"/>
          <w:szCs w:val="20"/>
        </w:rPr>
        <w:t>:</w:t>
      </w:r>
      <w:r>
        <w:rPr>
          <w:i/>
          <w:iCs/>
          <w:sz w:val="20"/>
          <w:szCs w:val="20"/>
        </w:rPr>
        <w:t xml:space="preserve"> </w:t>
      </w:r>
      <w:r w:rsidR="001C4C0D">
        <w:rPr>
          <w:i/>
          <w:iCs/>
          <w:sz w:val="20"/>
          <w:szCs w:val="20"/>
        </w:rPr>
        <w:t>Distribution of steelhead survey method use relative to the size of the population being surveyed. Red dashed lines represent the first and second thirds of all populations surveyed across study period.</w:t>
      </w:r>
      <w:r>
        <w:rPr>
          <w:i/>
          <w:iCs/>
          <w:sz w:val="20"/>
          <w:szCs w:val="20"/>
        </w:rPr>
        <w:t xml:space="preserve"> </w:t>
      </w:r>
    </w:p>
    <w:p w14:paraId="086811E9" w14:textId="3EA67F63" w:rsidR="005B5505" w:rsidRPr="00217420" w:rsidRDefault="00C545F8" w:rsidP="001434AA">
      <w:pPr>
        <w:rPr>
          <w:i/>
          <w:iCs/>
          <w:sz w:val="20"/>
          <w:szCs w:val="20"/>
        </w:rPr>
      </w:pPr>
      <w:r w:rsidRPr="00C545F8">
        <w:rPr>
          <w:i/>
          <w:iCs/>
          <w:noProof/>
          <w:sz w:val="20"/>
          <w:szCs w:val="20"/>
        </w:rPr>
        <w:lastRenderedPageBreak/>
        <w:drawing>
          <wp:inline distT="0" distB="0" distL="0" distR="0" wp14:anchorId="44C17F4C" wp14:editId="6A542933">
            <wp:extent cx="8229600" cy="4281170"/>
            <wp:effectExtent l="0" t="0" r="0" b="5080"/>
            <wp:docPr id="1832279718" name="Picture 1" descr="The diagram appears to be a statistical comparison of different fish count estimates in a stream, showing the relationship between dam counts, redd (spawning grounds) counts, and fish population estimates, with various factors like peak redd count expansion and index redd count consider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279718" name="Picture 1" descr="The diagram appears to be a statistical comparison of different fish count estimates in a stream, showing the relationship between dam counts, redd (spawning grounds) counts, and fish population estimates, with various factors like peak redd count expansion and index redd count considered.&#10;&#10;AI-generated content may be incorrect."/>
                    <pic:cNvPicPr/>
                  </pic:nvPicPr>
                  <pic:blipFill>
                    <a:blip r:embed="rId64"/>
                    <a:stretch>
                      <a:fillRect/>
                    </a:stretch>
                  </pic:blipFill>
                  <pic:spPr>
                    <a:xfrm>
                      <a:off x="0" y="0"/>
                      <a:ext cx="8229600" cy="4281170"/>
                    </a:xfrm>
                    <a:prstGeom prst="rect">
                      <a:avLst/>
                    </a:prstGeom>
                  </pic:spPr>
                </pic:pic>
              </a:graphicData>
            </a:graphic>
          </wp:inline>
        </w:drawing>
      </w:r>
      <w:r>
        <w:rPr>
          <w:i/>
          <w:iCs/>
          <w:sz w:val="20"/>
          <w:szCs w:val="20"/>
        </w:rPr>
        <w:t>Figure B18</w:t>
      </w:r>
      <w:r w:rsidRPr="005915DE">
        <w:rPr>
          <w:i/>
          <w:iCs/>
          <w:sz w:val="20"/>
          <w:szCs w:val="20"/>
        </w:rPr>
        <w:t>:</w:t>
      </w:r>
      <w:r>
        <w:rPr>
          <w:i/>
          <w:iCs/>
          <w:sz w:val="20"/>
          <w:szCs w:val="20"/>
        </w:rPr>
        <w:t xml:space="preserve"> </w:t>
      </w:r>
      <w:r w:rsidR="001C4C0D">
        <w:rPr>
          <w:i/>
          <w:iCs/>
          <w:sz w:val="20"/>
          <w:szCs w:val="20"/>
        </w:rPr>
        <w:t>Distribution of steelhead survey method use relative to the size of the population being surveyed. Red dashed lines represent the first and second thirds of all populations surveyed across study period.</w:t>
      </w:r>
      <w:r w:rsidR="001C4C0D">
        <w:rPr>
          <w:noProof/>
        </w:rPr>
        <w:t xml:space="preserve"> </w:t>
      </w:r>
      <w:r>
        <w:rPr>
          <w:i/>
          <w:iCs/>
          <w:sz w:val="20"/>
          <w:szCs w:val="20"/>
        </w:rPr>
        <w:t xml:space="preserve"> </w:t>
      </w:r>
    </w:p>
    <w:sectPr w:rsidR="005B5505" w:rsidRPr="00217420" w:rsidSect="00A22039">
      <w:pgSz w:w="15840" w:h="12240" w:orient="landscape"/>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3" w:author="Mark Scheuerell" w:date="2026-10-16T09:55:00Z" w:initials="MDS">
    <w:p w14:paraId="10150C7C" w14:textId="128CA473" w:rsidR="0065336D" w:rsidRDefault="0065336D">
      <w:pPr>
        <w:pStyle w:val="CommentText"/>
      </w:pPr>
      <w:r>
        <w:rPr>
          <w:rStyle w:val="CommentReference"/>
        </w:rPr>
        <w:annotationRef/>
      </w:r>
    </w:p>
  </w:comment>
  <w:comment w:id="2" w:author="Mark Scheuerell" w:date="2026-10-16T09:55:00Z" w:initials="MDS">
    <w:p w14:paraId="18055D7B" w14:textId="41D066C7" w:rsidR="0065336D" w:rsidRDefault="0065336D">
      <w:pPr>
        <w:pStyle w:val="CommentText"/>
      </w:pPr>
      <w:r>
        <w:rPr>
          <w:rStyle w:val="CommentReference"/>
        </w:rPr>
        <w:annotationRef/>
      </w:r>
      <w:r>
        <w:t>It would seem we could characterize bias as accuracy (ie, it’s an over- or undercount) and then just focus on the presumably more familiar terms accuracy and precision for the introduction, where bias = estimate - truth</w:t>
      </w:r>
    </w:p>
  </w:comment>
  <w:comment w:id="4" w:author="Mark Scheuerell" w:date="2026-10-16T09:59:00Z" w:initials="MDS">
    <w:p w14:paraId="5B881435" w14:textId="00410E6B" w:rsidR="0065336D" w:rsidRDefault="0065336D">
      <w:pPr>
        <w:pStyle w:val="CommentText"/>
      </w:pPr>
      <w:r>
        <w:rPr>
          <w:rStyle w:val="CommentReference"/>
        </w:rPr>
        <w:annotationRef/>
      </w:r>
      <w:r>
        <w:t>This is an important result that we’ll want to highlight in the discussion</w:t>
      </w:r>
    </w:p>
  </w:comment>
  <w:comment w:id="51" w:author="Mark Scheuerell" w:date="2026-10-16T10:26:00Z" w:initials="MDS">
    <w:p w14:paraId="7E1BEE52" w14:textId="61EBD41F" w:rsidR="0065301C" w:rsidRDefault="0065301C">
      <w:pPr>
        <w:pStyle w:val="CommentText"/>
      </w:pPr>
      <w:r>
        <w:rPr>
          <w:rStyle w:val="CommentReference"/>
        </w:rPr>
        <w:annotationRef/>
      </w:r>
      <w:r>
        <w:t>I’m not sure what you mean by “niches” here. I generally think of a niche as a more abstract construct whereas here I think you perhaps mean different taxa and habitats</w:t>
      </w:r>
    </w:p>
  </w:comment>
  <w:comment w:id="52" w:author="Mark Scheuerell" w:date="2026-10-16T10:29:00Z" w:initials="MDS">
    <w:p w14:paraId="4487814E" w14:textId="30E08B34" w:rsidR="0074595B" w:rsidRDefault="0074595B">
      <w:pPr>
        <w:pStyle w:val="CommentText"/>
      </w:pPr>
      <w:r>
        <w:rPr>
          <w:rStyle w:val="CommentReference"/>
        </w:rPr>
        <w:annotationRef/>
      </w:r>
      <w:r>
        <w:t>This starts with a statement about salmon being ESA-listed and then returns to it mid-paragraph. I would begin with a general statement about the importance of Pacific salmon throughout their range (eco, econ, culture), and then focus in on ESA-listings because of 4 H’s and more recent threats. The rest of the paragraph could flow from there</w:t>
      </w:r>
    </w:p>
  </w:comment>
  <w:comment w:id="61" w:author="Mark Scheuerell" w:date="2026-10-16T10:32:00Z" w:initials="MDS">
    <w:p w14:paraId="65199DFE" w14:textId="614D3DE5" w:rsidR="00AD0649" w:rsidRDefault="00AD0649">
      <w:pPr>
        <w:pStyle w:val="CommentText"/>
      </w:pPr>
      <w:r>
        <w:rPr>
          <w:rStyle w:val="CommentReference"/>
        </w:rPr>
        <w:annotationRef/>
      </w:r>
      <w:r>
        <w:t>How about “inaccuracy” here?</w:t>
      </w:r>
    </w:p>
  </w:comment>
  <w:comment w:id="57" w:author="Mark Scheuerell" w:date="2026-10-16T10:34:00Z" w:initials="MDS">
    <w:p w14:paraId="7414841D" w14:textId="1025CAA0" w:rsidR="00FD01F7" w:rsidRDefault="00FD01F7">
      <w:pPr>
        <w:pStyle w:val="CommentText"/>
      </w:pPr>
      <w:r>
        <w:rPr>
          <w:rStyle w:val="CommentReference"/>
        </w:rPr>
        <w:annotationRef/>
      </w:r>
      <w:r>
        <w:t>This feels like it should come before the salmon stuff, as it’s more general and would seem to apply broadly</w:t>
      </w:r>
    </w:p>
  </w:comment>
  <w:comment w:id="62" w:author="Mark Scheuerell" w:date="2026-10-16T10:32:00Z" w:initials="MDS">
    <w:p w14:paraId="7CF541CA" w14:textId="4CFDF3FE" w:rsidR="00AD0649" w:rsidRDefault="00AD0649">
      <w:pPr>
        <w:pStyle w:val="CommentText"/>
      </w:pPr>
      <w:r>
        <w:rPr>
          <w:rStyle w:val="CommentReference"/>
        </w:rPr>
        <w:annotationRef/>
      </w:r>
      <w:r>
        <w:t>I would move this up to the end of the first paragraph where I added something similar</w:t>
      </w:r>
    </w:p>
  </w:comment>
  <w:comment w:id="64" w:author="Brian E McGreal" w:date="2026-09-10T12:27:00Z" w:initials="BM">
    <w:p w14:paraId="29EE2B4A" w14:textId="77777777" w:rsidR="00B95C5F" w:rsidRDefault="00B95C5F" w:rsidP="00B95C5F">
      <w:pPr>
        <w:pStyle w:val="CommentText"/>
      </w:pPr>
      <w:r>
        <w:rPr>
          <w:rStyle w:val="CommentReference"/>
        </w:rPr>
        <w:annotationRef/>
      </w:r>
      <w:r>
        <w:t xml:space="preserve">Is it appropriate to compare coefficients of variation when populations are surveyed using multiple methods, each with its own characteristic imprecision? </w:t>
      </w:r>
    </w:p>
  </w:comment>
  <w:comment w:id="65" w:author="Brian E McGreal" w:date="2026-09-10T17:32:00Z" w:initials="BM">
    <w:p w14:paraId="7A9560E2" w14:textId="77777777" w:rsidR="00997628" w:rsidRDefault="00997628" w:rsidP="00997628">
      <w:pPr>
        <w:pStyle w:val="CommentText"/>
      </w:pPr>
      <w:r>
        <w:rPr>
          <w:rStyle w:val="CommentReference"/>
        </w:rPr>
        <w:annotationRef/>
      </w:r>
      <w:r>
        <w:t>Wait how would this even work...</w:t>
      </w:r>
    </w:p>
  </w:comment>
  <w:comment w:id="66" w:author="Brian E McGreal" w:date="2026-10-06T14:24:00Z" w:initials="BM">
    <w:p w14:paraId="1E91A3C3" w14:textId="77777777" w:rsidR="00377A8F" w:rsidRDefault="00377A8F" w:rsidP="00377A8F">
      <w:pPr>
        <w:pStyle w:val="CommentText"/>
      </w:pPr>
      <w:r>
        <w:rPr>
          <w:rStyle w:val="CommentReference"/>
        </w:rPr>
        <w:annotationRef/>
      </w:r>
      <w:r>
        <w:t>You mentioned revising this to get away from CIs and lean toward CVs. I’m not sure how this works in a time series context. Something to discuss when we meet.</w:t>
      </w:r>
    </w:p>
  </w:comment>
  <w:comment w:id="67" w:author="Mark Scheuerell" w:date="2026-10-16T10:35:00Z" w:initials="MDS">
    <w:p w14:paraId="3BFC37FC" w14:textId="45C2F76E" w:rsidR="00A33299" w:rsidRDefault="00A33299">
      <w:pPr>
        <w:pStyle w:val="CommentText"/>
      </w:pPr>
      <w:r>
        <w:rPr>
          <w:rStyle w:val="CommentReference"/>
        </w:rPr>
        <w:annotationRef/>
      </w:r>
      <w:r>
        <w:t>We discussed this last time we met</w:t>
      </w:r>
    </w:p>
  </w:comment>
  <w:comment w:id="71" w:author="Brian E McGreal" w:date="2026-10-06T14:25:00Z" w:initials="BM">
    <w:p w14:paraId="6B7E7BF4" w14:textId="77777777" w:rsidR="00141BF4" w:rsidRDefault="00141BF4" w:rsidP="00141BF4">
      <w:pPr>
        <w:pStyle w:val="CommentText"/>
      </w:pPr>
      <w:r>
        <w:rPr>
          <w:rStyle w:val="CommentReference"/>
        </w:rPr>
        <w:annotationRef/>
      </w:r>
      <w:r>
        <w:t>You said this seems like results but it’s really just describing the data. Should I move it to the next section?</w:t>
      </w:r>
    </w:p>
  </w:comment>
  <w:comment w:id="72" w:author="Mark Scheuerell" w:date="2026-10-16T10:36:00Z" w:initials="MDS">
    <w:p w14:paraId="7EAB231C" w14:textId="07170717" w:rsidR="00697A10" w:rsidRDefault="00697A10">
      <w:pPr>
        <w:pStyle w:val="CommentText"/>
      </w:pPr>
      <w:r>
        <w:rPr>
          <w:rStyle w:val="CommentReference"/>
        </w:rPr>
        <w:annotationRef/>
      </w:r>
      <w:r>
        <w:t>Yes, it still reads like results to me</w:t>
      </w:r>
    </w:p>
  </w:comment>
  <w:comment w:id="73" w:author="Brian E McGreal" w:date="2026-09-03T15:19:00Z" w:initials="BM">
    <w:p w14:paraId="0449FDFD" w14:textId="77777777" w:rsidR="00820DC7" w:rsidRDefault="00820DC7" w:rsidP="004F22A2">
      <w:pPr>
        <w:pStyle w:val="CommentText"/>
      </w:pPr>
      <w:r>
        <w:rPr>
          <w:rStyle w:val="CommentReference"/>
        </w:rPr>
        <w:annotationRef/>
      </w:r>
      <w:r>
        <w:t>This is largely the EXACT same language as chapter one. Is that okay? It seems ridiculous to have to rewrite this to say basically the same thing...</w:t>
      </w:r>
    </w:p>
  </w:comment>
  <w:comment w:id="74" w:author="Brian E McGreal" w:date="2026-10-06T11:52:00Z" w:initials="BM">
    <w:p w14:paraId="08C2865F" w14:textId="77777777" w:rsidR="0047627A" w:rsidRDefault="0047627A" w:rsidP="0047627A">
      <w:pPr>
        <w:pStyle w:val="CommentText"/>
      </w:pPr>
      <w:r>
        <w:rPr>
          <w:rStyle w:val="CommentReference"/>
        </w:rPr>
        <w:annotationRef/>
      </w:r>
      <w:r>
        <w:t>Have still only minimally rewritten this.. Must do more in later draft</w:t>
      </w:r>
    </w:p>
  </w:comment>
  <w:comment w:id="75" w:author="Mark Scheuerell" w:date="2026-10-16T10:38:00Z" w:initials="MDS">
    <w:p w14:paraId="0B0E20F7" w14:textId="5A823D56" w:rsidR="00697A10" w:rsidRDefault="00697A10">
      <w:pPr>
        <w:pStyle w:val="CommentText"/>
      </w:pPr>
      <w:r>
        <w:rPr>
          <w:rStyle w:val="CommentReference"/>
        </w:rPr>
        <w:annotationRef/>
      </w:r>
      <w:r>
        <w:t>OK</w:t>
      </w:r>
    </w:p>
  </w:comment>
  <w:comment w:id="76" w:author="Mark Scheuerell" w:date="2026-10-16T10:39:00Z" w:initials="MDS">
    <w:p w14:paraId="252C613F" w14:textId="62AD520D" w:rsidR="003018B3" w:rsidRDefault="003018B3">
      <w:pPr>
        <w:pStyle w:val="CommentText"/>
      </w:pPr>
      <w:r>
        <w:rPr>
          <w:rStyle w:val="CommentReference"/>
        </w:rPr>
        <w:annotationRef/>
      </w:r>
      <w:r>
        <w:t>I’m not a fan of this color palette. I would intentionally choose colors that are either similar or different based on method. For example, right now the AUC methods are different hues and the popn method is similar to dam counts.</w:t>
      </w:r>
    </w:p>
  </w:comment>
  <w:comment w:id="77" w:author="Mark Scheuerell" w:date="2026-08-28T11:34:00Z" w:initials="MDS">
    <w:p w14:paraId="4C87A654" w14:textId="77777777" w:rsidR="00452734" w:rsidRDefault="00452734">
      <w:pPr>
        <w:pStyle w:val="CommentText"/>
      </w:pPr>
      <w:r>
        <w:rPr>
          <w:rStyle w:val="CommentReference"/>
        </w:rPr>
        <w:annotationRef/>
      </w:r>
      <w:r>
        <w:t>I’m now wondering about AUC as a survey “method” per se rather than a form of expansion?</w:t>
      </w:r>
    </w:p>
  </w:comment>
  <w:comment w:id="78" w:author="Brian E McGreal" w:date="2026-09-03T14:57:00Z" w:initials="BM">
    <w:p w14:paraId="0B04CF11" w14:textId="77777777" w:rsidR="00452734" w:rsidRDefault="00452734" w:rsidP="00967E52">
      <w:pPr>
        <w:pStyle w:val="CommentText"/>
      </w:pPr>
      <w:r>
        <w:rPr>
          <w:rStyle w:val="CommentReference"/>
        </w:rPr>
        <w:annotationRef/>
      </w:r>
      <w:r>
        <w:t>If I’m understanding Mark this is a semantic distinction. I might need to come up with more of a ‘catch all’ term than survey method</w:t>
      </w:r>
    </w:p>
  </w:comment>
  <w:comment w:id="79" w:author="Brian E McGreal" w:date="2026-09-10T13:50:00Z" w:initials="BM">
    <w:p w14:paraId="3677BA15" w14:textId="77777777" w:rsidR="00834E44" w:rsidRDefault="00834E44" w:rsidP="00834E44">
      <w:pPr>
        <w:pStyle w:val="CommentText"/>
      </w:pPr>
      <w:r>
        <w:rPr>
          <w:rStyle w:val="CommentReference"/>
        </w:rPr>
        <w:annotationRef/>
      </w:r>
      <w:r>
        <w:t>Maybe observation method? Must discuss..</w:t>
      </w:r>
    </w:p>
  </w:comment>
  <w:comment w:id="80" w:author="Brian E McGreal" w:date="2026-08-25T07:48:00Z" w:initials="BM">
    <w:p w14:paraId="3D3C5936" w14:textId="77777777" w:rsidR="006B3C69" w:rsidRDefault="006B3C69" w:rsidP="006B3C69">
      <w:pPr>
        <w:pStyle w:val="CommentText"/>
      </w:pPr>
      <w:r>
        <w:rPr>
          <w:rStyle w:val="CommentReference"/>
        </w:rPr>
        <w:annotationRef/>
      </w:r>
      <w:r>
        <w:t>Check on this</w:t>
      </w:r>
    </w:p>
  </w:comment>
  <w:comment w:id="81" w:author="Mark Scheuerell" w:date="2026-08-28T11:37:00Z" w:initials="MDS">
    <w:p w14:paraId="066D8BCD" w14:textId="3AD4F250" w:rsidR="00C151B6" w:rsidRDefault="00C151B6">
      <w:pPr>
        <w:pStyle w:val="CommentText"/>
      </w:pPr>
      <w:r>
        <w:rPr>
          <w:rStyle w:val="CommentReference"/>
        </w:rPr>
        <w:annotationRef/>
      </w:r>
      <w:r>
        <w:t>I think a bias term (u) should be included if the goal is to estimate annual trends in addition to bias and precision</w:t>
      </w:r>
    </w:p>
  </w:comment>
  <w:comment w:id="82" w:author="Brian E McGreal" w:date="2026-09-02T13:31:00Z" w:initials="BM">
    <w:p w14:paraId="2B291451" w14:textId="77777777" w:rsidR="00900B69" w:rsidRDefault="00900B69" w:rsidP="00900B69">
      <w:pPr>
        <w:pStyle w:val="CommentText"/>
      </w:pPr>
      <w:r>
        <w:rPr>
          <w:rStyle w:val="CommentReference"/>
        </w:rPr>
        <w:annotationRef/>
      </w:r>
      <w:r>
        <w:t>I can try it this way but best fit models don’t include it</w:t>
      </w:r>
    </w:p>
  </w:comment>
  <w:comment w:id="83" w:author="Mark Scheuerell" w:date="2026-10-16T10:41:00Z" w:initials="MDS">
    <w:p w14:paraId="02BCAB0A" w14:textId="26129E5F" w:rsidR="00B74AE0" w:rsidRDefault="00B74AE0">
      <w:pPr>
        <w:pStyle w:val="CommentText"/>
      </w:pPr>
      <w:r>
        <w:rPr>
          <w:rStyle w:val="CommentReference"/>
        </w:rPr>
        <w:annotationRef/>
      </w:r>
      <w:r>
        <w:t>If the intention at the outset is to estimate a trend over time, then u should be included. If not, then I wouldn’t include one in any of the models</w:t>
      </w:r>
    </w:p>
  </w:comment>
  <w:comment w:id="101" w:author="Brian E McGreal" w:date="2026-09-10T13:44:00Z" w:initials="BM">
    <w:p w14:paraId="5C9748C7" w14:textId="77777777" w:rsidR="00E90F89" w:rsidRDefault="00E90F89" w:rsidP="00E90F89">
      <w:pPr>
        <w:pStyle w:val="CommentText"/>
      </w:pPr>
      <w:r>
        <w:rPr>
          <w:rStyle w:val="CommentReference"/>
        </w:rPr>
        <w:annotationRef/>
      </w:r>
      <w:r>
        <w:t>One more paragraph with a little table when I’ve run all these bootstraps</w:t>
      </w:r>
    </w:p>
  </w:comment>
  <w:comment w:id="103" w:author="Mark Scheuerell" w:date="2026-10-16T10:48:00Z" w:initials="MDS">
    <w:p w14:paraId="1DB3B72F" w14:textId="46648EF4" w:rsidR="003C05B1" w:rsidRDefault="003C05B1">
      <w:pPr>
        <w:pStyle w:val="CommentText"/>
      </w:pPr>
      <w:r>
        <w:rPr>
          <w:rStyle w:val="CommentReference"/>
        </w:rPr>
        <w:annotationRef/>
      </w:r>
      <w:r>
        <w:t xml:space="preserve">How was this evaluated? Was there a threshold? </w:t>
      </w:r>
    </w:p>
  </w:comment>
  <w:comment w:id="102" w:author="Mark Scheuerell" w:date="2026-10-16T10:54:00Z" w:initials="MDS">
    <w:p w14:paraId="48E41DBC" w14:textId="53182BBC" w:rsidR="00060D3A" w:rsidRDefault="00060D3A">
      <w:pPr>
        <w:pStyle w:val="CommentText"/>
      </w:pPr>
      <w:r>
        <w:rPr>
          <w:rStyle w:val="CommentReference"/>
        </w:rPr>
        <w:annotationRef/>
      </w:r>
      <w:r>
        <w:t xml:space="preserve">How about reframing this with a ranking of the methods. Something like, “In general, we found that methods based on specific counts, such as XYZ, had greater precision/accuracy than those based on area under the curve.” </w:t>
      </w:r>
      <w:r>
        <w:sym w:font="Wingdings" w:char="F0DF"/>
      </w:r>
      <w:r>
        <w:t xml:space="preserve"> This is for example purposes only</w:t>
      </w:r>
    </w:p>
  </w:comment>
  <w:comment w:id="105" w:author="Mark Scheuerell" w:date="2026-10-16T10:56:00Z" w:initials="MDS">
    <w:p w14:paraId="1E883080" w14:textId="11485312" w:rsidR="00060D3A" w:rsidRDefault="00060D3A">
      <w:pPr>
        <w:pStyle w:val="CommentText"/>
      </w:pPr>
      <w:r>
        <w:rPr>
          <w:rStyle w:val="CommentReference"/>
        </w:rPr>
        <w:annotationRef/>
      </w:r>
      <w:r>
        <w:t>This is true for only some cases, though. For example, we could model temperature without transforming it</w:t>
      </w:r>
    </w:p>
  </w:comment>
  <w:comment w:id="104" w:author="Mark Scheuerell" w:date="2026-10-16T10:57:00Z" w:initials="MDS">
    <w:p w14:paraId="77493775" w14:textId="7450A97B" w:rsidR="00060D3A" w:rsidRDefault="00060D3A">
      <w:pPr>
        <w:pStyle w:val="CommentText"/>
      </w:pPr>
      <w:r>
        <w:rPr>
          <w:rStyle w:val="CommentReference"/>
        </w:rPr>
        <w:annotationRef/>
      </w:r>
      <w:r>
        <w:t>This sentence could be deleted</w:t>
      </w:r>
    </w:p>
  </w:comment>
  <w:comment w:id="106" w:author="Mark Scheuerell" w:date="2026-10-16T10:58:00Z" w:initials="MDS">
    <w:p w14:paraId="4675D91E" w14:textId="7BDABE22" w:rsidR="009F0903" w:rsidRDefault="009F0903">
      <w:pPr>
        <w:pStyle w:val="CommentText"/>
      </w:pPr>
      <w:r>
        <w:rPr>
          <w:rStyle w:val="CommentReference"/>
        </w:rPr>
        <w:annotationRef/>
      </w:r>
      <w:r>
        <w:t xml:space="preserve">In ecology we generally write the methods and results in the past tense because they’re things we’ve found based on things </w:t>
      </w:r>
      <w:r w:rsidR="00823C8D">
        <w:t>we did</w:t>
      </w:r>
    </w:p>
  </w:comment>
  <w:comment w:id="107" w:author="Mark Scheuerell" w:date="2026-08-28T11:46:00Z" w:initials="MDS">
    <w:p w14:paraId="17E07B86" w14:textId="77777777" w:rsidR="00A366E4" w:rsidRDefault="00A366E4">
      <w:pPr>
        <w:pStyle w:val="CommentText"/>
      </w:pPr>
      <w:r>
        <w:rPr>
          <w:rStyle w:val="CommentReference"/>
        </w:rPr>
        <w:annotationRef/>
      </w:r>
      <w:r>
        <w:t>This is a much stronger results statement that makes me want to read more</w:t>
      </w:r>
    </w:p>
  </w:comment>
  <w:comment w:id="108" w:author="Brian E McGreal" w:date="2026-09-17T14:43:00Z" w:initials="BM">
    <w:p w14:paraId="07534CDE" w14:textId="77777777" w:rsidR="00A82F48" w:rsidRDefault="00A82F48" w:rsidP="00A82F48">
      <w:pPr>
        <w:pStyle w:val="CommentText"/>
      </w:pPr>
      <w:r>
        <w:rPr>
          <w:rStyle w:val="CommentReference"/>
        </w:rPr>
        <w:annotationRef/>
      </w:r>
      <w:r>
        <w:t>I’ve tried to emulate this tone with the second paragraph of the section, which should really be the first paragraph. The more I think about it the more the paragraph describing best fit and stuff should go in the methods</w:t>
      </w:r>
    </w:p>
  </w:comment>
  <w:comment w:id="109" w:author="Brian E McGreal" w:date="2026-10-02T16:10:00Z" w:initials="BM">
    <w:p w14:paraId="02B142AC" w14:textId="77777777" w:rsidR="00B1549D" w:rsidRDefault="00B1549D" w:rsidP="00B1549D">
      <w:pPr>
        <w:pStyle w:val="CommentText"/>
      </w:pPr>
      <w:r>
        <w:rPr>
          <w:rStyle w:val="CommentReference"/>
        </w:rPr>
        <w:annotationRef/>
      </w:r>
      <w:r>
        <w:t>Is this language all right? I had originally written ‘underlying’ but then the sentence read ‘...strong tendencies to undercount the underlying number…’ and seemed a little confusing.</w:t>
      </w:r>
    </w:p>
  </w:comment>
  <w:comment w:id="110" w:author="Mark Scheuerell" w:date="2026-10-16T14:25:00Z" w:initials="MDS">
    <w:p w14:paraId="3E008B60" w14:textId="300408D4" w:rsidR="00534858" w:rsidRDefault="00534858">
      <w:pPr>
        <w:pStyle w:val="CommentText"/>
      </w:pPr>
      <w:r>
        <w:rPr>
          <w:rStyle w:val="CommentReference"/>
        </w:rPr>
        <w:annotationRef/>
      </w:r>
      <w:r>
        <w:t>Looks good</w:t>
      </w:r>
    </w:p>
  </w:comment>
  <w:comment w:id="111" w:author="Brian E McGreal" w:date="2026-09-19T18:48:00Z" w:initials="BM">
    <w:p w14:paraId="2DFB89E5" w14:textId="77777777" w:rsidR="00AB0D55" w:rsidRDefault="00AB0D55" w:rsidP="00AB0D55">
      <w:pPr>
        <w:pStyle w:val="CommentText"/>
      </w:pPr>
      <w:r>
        <w:rPr>
          <w:rStyle w:val="CommentReference"/>
        </w:rPr>
        <w:annotationRef/>
      </w:r>
      <w:r>
        <w:t>I keep moving things around so I’m giving up on keeping figure/table numbers sequential for now. When we have a draft we’re ready to send to bill I’ll go through an put all these in order</w:t>
      </w:r>
    </w:p>
  </w:comment>
  <w:comment w:id="112" w:author="Mark Scheuerell" w:date="2026-10-16T14:25:00Z" w:initials="MDS">
    <w:p w14:paraId="0163AD32" w14:textId="5B9851C9" w:rsidR="00534858" w:rsidRDefault="00534858">
      <w:pPr>
        <w:pStyle w:val="CommentText"/>
      </w:pPr>
      <w:r>
        <w:rPr>
          <w:rStyle w:val="CommentReference"/>
        </w:rPr>
        <w:annotationRef/>
      </w:r>
      <w:r>
        <w:t>Got it</w:t>
      </w:r>
    </w:p>
  </w:comment>
  <w:comment w:id="113" w:author="Brian E McGreal" w:date="2026-09-17T08:05:00Z" w:initials="BM">
    <w:p w14:paraId="29E6FF4F" w14:textId="77777777" w:rsidR="00F83ACD" w:rsidRDefault="00F83ACD" w:rsidP="00F83ACD">
      <w:pPr>
        <w:pStyle w:val="CommentText"/>
      </w:pPr>
      <w:r>
        <w:rPr>
          <w:rStyle w:val="CommentReference"/>
        </w:rPr>
        <w:annotationRef/>
      </w:r>
      <w:r>
        <w:t>I’m seeking to de-emphasize the ESU stuff, as per your comments those seem like the most potentially inflammatory findings in this work.  However, this level of description (this ESU is most subject to potential over/under-counting due to heavy use of methods a, b, and c…) seems like fair game since I’m not putting a number to how much a particular ESU is over or undercounted. If I’m seeking to illustrate this point without stepping on toes does that feel like a good place to draw the line?</w:t>
      </w:r>
    </w:p>
  </w:comment>
  <w:comment w:id="114" w:author="Mark Scheuerell" w:date="2026-10-16T14:25:00Z" w:initials="MDS">
    <w:p w14:paraId="75FED12D" w14:textId="59B1628E" w:rsidR="00534858" w:rsidRDefault="00534858">
      <w:pPr>
        <w:pStyle w:val="CommentText"/>
      </w:pPr>
      <w:r>
        <w:rPr>
          <w:rStyle w:val="CommentReference"/>
        </w:rPr>
        <w:annotationRef/>
      </w:r>
      <w:r>
        <w:t>Yes, this seems reasonable</w:t>
      </w:r>
    </w:p>
  </w:comment>
  <w:comment w:id="115" w:author="Mark Scheuerell [2]" w:date="2026-08-28T15:51:00Z" w:initials="s">
    <w:p w14:paraId="428B2537" w14:textId="77777777" w:rsidR="00A11D8B" w:rsidRDefault="00A11D8B">
      <w:pPr>
        <w:pStyle w:val="CommentText"/>
      </w:pPr>
      <w:r>
        <w:rPr>
          <w:rStyle w:val="CommentReference"/>
        </w:rPr>
        <w:annotationRef/>
      </w:r>
      <w:r>
        <w:t>Does this mean higher precision?</w:t>
      </w:r>
    </w:p>
    <w:p w14:paraId="36E53116" w14:textId="77777777" w:rsidR="00A11D8B" w:rsidRDefault="00A11D8B">
      <w:pPr>
        <w:pStyle w:val="CommentText"/>
      </w:pPr>
    </w:p>
    <w:p w14:paraId="39C3B388" w14:textId="6BC040B1" w:rsidR="00A11D8B" w:rsidRDefault="00A11D8B">
      <w:pPr>
        <w:pStyle w:val="CommentText"/>
      </w:pPr>
      <w:r>
        <w:t>Also, you need to be careful to distinguish between the variance of a method per se (not this) and the variance of the obs errors around the estimated state that are associated with a given method (this)</w:t>
      </w:r>
    </w:p>
  </w:comment>
  <w:comment w:id="116" w:author="Brian E McGreal" w:date="2026-09-17T14:44:00Z" w:initials="BM">
    <w:p w14:paraId="0BE623D8" w14:textId="77777777" w:rsidR="00A82F48" w:rsidRDefault="00A82F48" w:rsidP="00A82F48">
      <w:pPr>
        <w:pStyle w:val="CommentText"/>
      </w:pPr>
      <w:r>
        <w:rPr>
          <w:rStyle w:val="CommentReference"/>
        </w:rPr>
        <w:annotationRef/>
      </w:r>
      <w:r>
        <w:t>Does this point get made in the methods? Seems like it..</w:t>
      </w:r>
    </w:p>
  </w:comment>
  <w:comment w:id="117" w:author="Mark Scheuerell" w:date="2026-10-16T14:26:00Z" w:initials="MDS">
    <w:p w14:paraId="55BAD564" w14:textId="53EA28D9" w:rsidR="00534858" w:rsidRDefault="00534858">
      <w:pPr>
        <w:pStyle w:val="CommentText"/>
      </w:pPr>
      <w:r>
        <w:rPr>
          <w:rStyle w:val="CommentReference"/>
        </w:rPr>
        <w:annotationRef/>
      </w:r>
      <w:r>
        <w:t>yes</w:t>
      </w:r>
    </w:p>
  </w:comment>
  <w:comment w:id="118" w:author="Brian E McGreal" w:date="2026-09-17T10:22:00Z" w:initials="BM">
    <w:p w14:paraId="13851CE4" w14:textId="77777777" w:rsidR="0045230E" w:rsidRDefault="0045230E" w:rsidP="0045230E">
      <w:pPr>
        <w:pStyle w:val="CommentText"/>
      </w:pPr>
      <w:r>
        <w:rPr>
          <w:rStyle w:val="CommentReference"/>
        </w:rPr>
        <w:annotationRef/>
      </w:r>
      <w:r>
        <w:t>Is this okay to say?</w:t>
      </w:r>
    </w:p>
  </w:comment>
  <w:comment w:id="119" w:author="Mark Scheuerell" w:date="2026-10-16T14:26:00Z" w:initials="MDS">
    <w:p w14:paraId="1C0ED04D" w14:textId="6476AEC3" w:rsidR="00534858" w:rsidRDefault="00534858">
      <w:pPr>
        <w:pStyle w:val="CommentText"/>
      </w:pPr>
      <w:r>
        <w:rPr>
          <w:rStyle w:val="CommentReference"/>
        </w:rPr>
        <w:annotationRef/>
      </w:r>
      <w:r>
        <w:t>yes</w:t>
      </w:r>
    </w:p>
  </w:comment>
  <w:comment w:id="122" w:author="Brian E McGreal" w:date="2026-10-02T16:37:00Z" w:initials="BM">
    <w:p w14:paraId="0D92D5F7" w14:textId="77777777" w:rsidR="00624068" w:rsidRDefault="00624068" w:rsidP="00624068">
      <w:pPr>
        <w:pStyle w:val="CommentText"/>
      </w:pPr>
      <w:r>
        <w:rPr>
          <w:rStyle w:val="CommentReference"/>
        </w:rPr>
        <w:annotationRef/>
      </w:r>
      <w:r>
        <w:t>Do I need a table or figure here or does the reader have to take my word for it? A big old table in the appendix giving descriptive stats of all the populations?</w:t>
      </w:r>
    </w:p>
  </w:comment>
  <w:comment w:id="123" w:author="Mark Scheuerell" w:date="2026-10-16T14:29:00Z" w:initials="MDS">
    <w:p w14:paraId="2C92B932" w14:textId="31ABB3A5" w:rsidR="00534858" w:rsidRDefault="00534858">
      <w:pPr>
        <w:pStyle w:val="CommentText"/>
      </w:pPr>
      <w:r>
        <w:rPr>
          <w:rStyle w:val="CommentReference"/>
        </w:rPr>
        <w:annotationRef/>
      </w:r>
      <w:r>
        <w:t>I think this is OK. Someone will call it out if they have issues</w:t>
      </w:r>
    </w:p>
  </w:comment>
  <w:comment w:id="124" w:author="Mark Scheuerell" w:date="2026-10-16T14:31:00Z" w:initials="MDS">
    <w:p w14:paraId="2DCDA16F" w14:textId="73F9E79B" w:rsidR="00534858" w:rsidRDefault="00534858">
      <w:pPr>
        <w:pStyle w:val="CommentText"/>
      </w:pPr>
      <w:r>
        <w:rPr>
          <w:rStyle w:val="CommentReference"/>
        </w:rPr>
        <w:annotationRef/>
      </w:r>
      <w:r>
        <w:t>The x-axis labels are really hard to discern here. You might need to use some letters or other codes and then define them in the caption or legend. Another option would be to transpose the x and y axes so the label were oriented horizontally in a normal reading direction.</w:t>
      </w:r>
    </w:p>
    <w:p w14:paraId="62D9A8BC" w14:textId="77777777" w:rsidR="00534858" w:rsidRDefault="00534858">
      <w:pPr>
        <w:pStyle w:val="CommentText"/>
      </w:pPr>
    </w:p>
    <w:p w14:paraId="0AE569FA" w14:textId="642DB6A0" w:rsidR="00534858" w:rsidRDefault="00534858">
      <w:pPr>
        <w:pStyle w:val="CommentText"/>
      </w:pPr>
      <w:r>
        <w:t>Also, it would be cool if the colors here matched whatever you use in (the current) Fig 3 above</w:t>
      </w:r>
    </w:p>
  </w:comment>
  <w:comment w:id="125" w:author="Brian E McGreal" w:date="2026-10-02T16:56:00Z" w:initials="BM">
    <w:p w14:paraId="4ED388B3" w14:textId="77777777" w:rsidR="00060C8E" w:rsidRDefault="00060C8E" w:rsidP="00060C8E">
      <w:pPr>
        <w:pStyle w:val="CommentText"/>
      </w:pPr>
      <w:r>
        <w:rPr>
          <w:rStyle w:val="CommentReference"/>
        </w:rPr>
        <w:annotationRef/>
      </w:r>
      <w:r>
        <w:t>Do I need a paragraph that discusses significance now that I no longer have zero pegged to a specific method? Like here only two methods don’t have their whiskers cross the 0 mark..</w:t>
      </w:r>
    </w:p>
  </w:comment>
  <w:comment w:id="126" w:author="Mark Scheuerell" w:date="2026-08-28T11:52:00Z" w:initials="MDS">
    <w:p w14:paraId="0092E343" w14:textId="50A143C3" w:rsidR="00470026" w:rsidRDefault="00470026">
      <w:pPr>
        <w:pStyle w:val="CommentText"/>
      </w:pPr>
      <w:r>
        <w:rPr>
          <w:rStyle w:val="CommentReference"/>
        </w:rPr>
        <w:annotationRef/>
      </w:r>
      <w:r>
        <w:t>I wonder if we can make the y-axis more meaningful to a reader on first glance? Could it be converted to % over/under?</w:t>
      </w:r>
    </w:p>
  </w:comment>
  <w:comment w:id="127" w:author="Brian E McGreal" w:date="2026-09-17T14:44:00Z" w:initials="BM">
    <w:p w14:paraId="1666A749" w14:textId="77777777" w:rsidR="00224FE0" w:rsidRDefault="00A82F48" w:rsidP="00224FE0">
      <w:pPr>
        <w:pStyle w:val="CommentText"/>
      </w:pPr>
      <w:r>
        <w:rPr>
          <w:rStyle w:val="CommentReference"/>
        </w:rPr>
        <w:annotationRef/>
      </w:r>
      <w:r w:rsidR="00224FE0">
        <w:t>So in this case 2 would be 638.9%, so is that more meaningful? I guess so, even though it’s an odd number to have on a y-axis...</w:t>
      </w:r>
    </w:p>
  </w:comment>
  <w:comment w:id="128" w:author="Brian E McGreal" w:date="2026-10-03T08:31:00Z" w:initials="BM">
    <w:p w14:paraId="6F6AF9FE" w14:textId="77777777" w:rsidR="00874B57" w:rsidRDefault="00874B57" w:rsidP="00874B57">
      <w:pPr>
        <w:pStyle w:val="CommentText"/>
      </w:pPr>
      <w:r>
        <w:rPr>
          <w:rStyle w:val="CommentReference"/>
        </w:rPr>
        <w:annotationRef/>
      </w:r>
      <w:r>
        <w:t>That damn hessian ain’t inverting w/ the new A vector (I’m kind of surprised) so these bootstraps are taking a while to run. I’m currently in the process of running bootstraps with 1000 draws. Once we have a draft we like I might set up an instance of R to run draws of 10000 but that will take like weeks.</w:t>
      </w:r>
    </w:p>
  </w:comment>
  <w:comment w:id="129" w:author="Brian E McGreal" w:date="2026-10-06T11:43:00Z" w:initials="BM">
    <w:p w14:paraId="1F259040" w14:textId="77777777" w:rsidR="00D02835" w:rsidRDefault="00D02835" w:rsidP="00D02835">
      <w:pPr>
        <w:pStyle w:val="CommentText"/>
      </w:pPr>
      <w:r>
        <w:rPr>
          <w:rStyle w:val="CommentReference"/>
        </w:rPr>
        <w:annotationRef/>
      </w:r>
      <w:r>
        <w:t>I’m only going to include one of these figure 8s in the final version. I just want to make sure I’m plotting the CIs around the observations correctly before I delete the old versions. I want to show you the code I’m using when we meet. Once I’m sure this is good then I’ll probably add a few passages in the results discussing these observation CIs in terms of precision.</w:t>
      </w:r>
    </w:p>
    <w:p w14:paraId="7F1B9C39" w14:textId="77777777" w:rsidR="00D02835" w:rsidRDefault="00D02835" w:rsidP="00D02835">
      <w:pPr>
        <w:pStyle w:val="CommentText"/>
      </w:pPr>
    </w:p>
    <w:p w14:paraId="5D5DF01C" w14:textId="77777777" w:rsidR="00D02835" w:rsidRDefault="00D02835" w:rsidP="00D02835">
      <w:pPr>
        <w:pStyle w:val="CommentText"/>
      </w:pPr>
      <w:r>
        <w:t>This same thing extends to coho and steelhead (figures 14 and 20)</w:t>
      </w:r>
    </w:p>
  </w:comment>
  <w:comment w:id="130" w:author="Mark Scheuerell" w:date="2026-10-16T14:35:00Z" w:initials="MDS">
    <w:p w14:paraId="6F6A6865" w14:textId="2BD07ABB" w:rsidR="00AE26EB" w:rsidRDefault="00AE26EB">
      <w:pPr>
        <w:pStyle w:val="CommentText"/>
      </w:pPr>
      <w:r>
        <w:rPr>
          <w:rStyle w:val="CommentReference"/>
        </w:rPr>
        <w:annotationRef/>
      </w:r>
      <w:r>
        <w:t>OK, I’ll look over the code next</w:t>
      </w:r>
    </w:p>
  </w:comment>
  <w:comment w:id="133" w:author="Brian E McGreal" w:date="2026-09-17T14:53:00Z" w:initials="BM">
    <w:p w14:paraId="2FBC374D" w14:textId="6A0EC7F0" w:rsidR="007F4181" w:rsidRDefault="007F4181" w:rsidP="000F5D07">
      <w:pPr>
        <w:pStyle w:val="CommentText"/>
      </w:pPr>
      <w:r>
        <w:rPr>
          <w:rStyle w:val="CommentReference"/>
        </w:rPr>
        <w:annotationRef/>
      </w:r>
      <w:r>
        <w:t>Should I get away from this? Too ESU focused?</w:t>
      </w:r>
    </w:p>
  </w:comment>
  <w:comment w:id="134" w:author="Mark Scheuerell" w:date="2026-10-16T14:36:00Z" w:initials="MDS">
    <w:p w14:paraId="19389B74" w14:textId="2D849514" w:rsidR="00AE26EB" w:rsidRDefault="00AE26EB">
      <w:pPr>
        <w:pStyle w:val="CommentText"/>
      </w:pPr>
      <w:r>
        <w:rPr>
          <w:rStyle w:val="CommentReference"/>
        </w:rPr>
        <w:annotationRef/>
      </w:r>
      <w:r>
        <w:t>I think the occasional statement like this is fine</w:t>
      </w:r>
    </w:p>
  </w:comment>
  <w:comment w:id="136" w:author="Mark Scheuerell [2]" w:date="2026-08-28T15:59:00Z" w:initials="s">
    <w:p w14:paraId="1156762B" w14:textId="32E645C3" w:rsidR="00CD21E4" w:rsidRDefault="00CD21E4">
      <w:pPr>
        <w:pStyle w:val="CommentText"/>
      </w:pPr>
      <w:r>
        <w:rPr>
          <w:rStyle w:val="CommentReference"/>
        </w:rPr>
        <w:annotationRef/>
      </w:r>
      <w:r>
        <w:t>Can this be shorted to something like “redd counts”?</w:t>
      </w:r>
    </w:p>
  </w:comment>
  <w:comment w:id="137" w:author="Brian E McGreal" w:date="2026-09-10T17:20:00Z" w:initials="BM">
    <w:p w14:paraId="694CB1A8" w14:textId="77777777" w:rsidR="00BB2FEA" w:rsidRDefault="00BB2FEA" w:rsidP="00BB2FEA">
      <w:pPr>
        <w:pStyle w:val="CommentText"/>
      </w:pPr>
      <w:r>
        <w:rPr>
          <w:rStyle w:val="CommentReference"/>
        </w:rPr>
        <w:annotationRef/>
      </w:r>
      <w:r>
        <w:t>There are multiple methods that include “redd counts” in some form or another - see Appendix A. Here I’m just using the language in the data</w:t>
      </w:r>
    </w:p>
  </w:comment>
  <w:comment w:id="138" w:author="Brian E McGreal" w:date="2026-09-19T20:28:00Z" w:initials="BM">
    <w:p w14:paraId="4D0EAB3B" w14:textId="77777777" w:rsidR="005C7381" w:rsidRDefault="005C7381" w:rsidP="005C7381">
      <w:pPr>
        <w:pStyle w:val="CommentText"/>
      </w:pPr>
      <w:r>
        <w:rPr>
          <w:rStyle w:val="CommentReference"/>
        </w:rPr>
        <w:annotationRef/>
      </w:r>
      <w:r>
        <w:t>Again, is this too much focus on DPSs? Or just right?</w:t>
      </w:r>
    </w:p>
  </w:comment>
  <w:comment w:id="139" w:author="Brian McGreal" w:date="2026-08-24T17:39:00Z" w:initials="BM">
    <w:p w14:paraId="16EA719B" w14:textId="77777777" w:rsidR="00F44A84" w:rsidRDefault="003A1857" w:rsidP="00F44A84">
      <w:pPr>
        <w:pStyle w:val="CommentText"/>
      </w:pPr>
      <w:r>
        <w:rPr>
          <w:rStyle w:val="CommentReference"/>
        </w:rPr>
        <w:annotationRef/>
      </w:r>
      <w:r w:rsidR="00F44A84">
        <w:t>Gotta edit table code to make ‘index redd count… ‘ into ‘Redd count expansion * Fish per redd estimate’</w:t>
      </w:r>
    </w:p>
  </w:comment>
  <w:comment w:id="143" w:author="Mark Scheuerell [2]" w:date="2026-08-28T16:18:00Z" w:initials="s">
    <w:p w14:paraId="0309D1BF" w14:textId="77777777" w:rsidR="001B2157" w:rsidRDefault="001B2157">
      <w:pPr>
        <w:pStyle w:val="CommentText"/>
      </w:pPr>
      <w:r>
        <w:rPr>
          <w:rStyle w:val="CommentReference"/>
        </w:rPr>
        <w:annotationRef/>
      </w:r>
      <w:r>
        <w:t>This will be a hard one to get past my BAO</w:t>
      </w:r>
    </w:p>
  </w:comment>
  <w:comment w:id="144" w:author="Brian E McGreal" w:date="2026-09-22T11:44:00Z" w:initials="BM">
    <w:p w14:paraId="2AC0463C" w14:textId="77777777" w:rsidR="001B2157" w:rsidRDefault="001B2157" w:rsidP="001B2157">
      <w:pPr>
        <w:pStyle w:val="CommentText"/>
      </w:pPr>
      <w:r>
        <w:rPr>
          <w:rStyle w:val="CommentReference"/>
        </w:rPr>
        <w:annotationRef/>
      </w:r>
      <w:r>
        <w:t xml:space="preserve">Is this better? Tried to de-fang the phrasing while still leaving the underlying message intact. </w:t>
      </w:r>
    </w:p>
    <w:p w14:paraId="2D5327F8" w14:textId="77777777" w:rsidR="001B2157" w:rsidRDefault="001B2157" w:rsidP="001B2157">
      <w:pPr>
        <w:pStyle w:val="CommentText"/>
      </w:pPr>
    </w:p>
    <w:p w14:paraId="6A311A1A" w14:textId="77777777" w:rsidR="001B2157" w:rsidRDefault="001B2157" w:rsidP="001B2157">
      <w:pPr>
        <w:pStyle w:val="CommentText"/>
      </w:pPr>
      <w:r>
        <w:t>It had read “identifying directional bias in these survey methods will help policymakers to more accurately determine the long-term cost-effectiveness of conservation efforts”</w:t>
      </w:r>
    </w:p>
  </w:comment>
  <w:comment w:id="145" w:author="Mark Scheuerell" w:date="2026-10-16T14:37:00Z" w:initials="MDS">
    <w:p w14:paraId="6D9CF4D9" w14:textId="56263FC6" w:rsidR="00AE26EB" w:rsidRDefault="00AE26EB">
      <w:pPr>
        <w:pStyle w:val="CommentText"/>
      </w:pPr>
      <w:r>
        <w:rPr>
          <w:rStyle w:val="CommentReference"/>
        </w:rPr>
        <w:annotationRef/>
      </w:r>
      <w:r>
        <w:t>I’m willing to give this one a shot at HQ</w:t>
      </w:r>
    </w:p>
  </w:comment>
  <w:comment w:id="140" w:author="Brian McGreal" w:date="2026-08-25T15:51:00Z" w:initials="BM">
    <w:p w14:paraId="78C33C72" w14:textId="77777777" w:rsidR="001B2157" w:rsidRDefault="001B2157">
      <w:pPr>
        <w:pStyle w:val="CommentText"/>
      </w:pPr>
      <w:r>
        <w:rPr>
          <w:rStyle w:val="CommentReference"/>
        </w:rPr>
        <w:annotationRef/>
      </w:r>
      <w:r>
        <w:t>Needs to be more stuff here</w:t>
      </w:r>
    </w:p>
  </w:comment>
  <w:comment w:id="141" w:author="Mark Scheuerell [2]" w:date="2026-08-28T16:17:00Z" w:initials="s">
    <w:p w14:paraId="74F2DBEB" w14:textId="77777777" w:rsidR="001B2157" w:rsidRDefault="001B2157" w:rsidP="001B2157">
      <w:pPr>
        <w:pStyle w:val="CommentText"/>
      </w:pPr>
      <w:r>
        <w:rPr>
          <w:rStyle w:val="CommentReference"/>
        </w:rPr>
        <w:annotationRef/>
      </w:r>
      <w:r>
        <w:t>This is where I’d like to see the discussion headed. Readers will want to learn more about what this means in a broader context rather than focusing in great detail on specifics. Has anyone wrestled with this before? Other places? Other species? What about within the larger Columbia R basin? Alaska?</w:t>
      </w:r>
    </w:p>
    <w:p w14:paraId="23EBC5FA" w14:textId="77777777" w:rsidR="001B2157" w:rsidRDefault="001B2157" w:rsidP="001B2157">
      <w:pPr>
        <w:pStyle w:val="CommentText"/>
      </w:pPr>
    </w:p>
    <w:p w14:paraId="2716C830" w14:textId="77777777" w:rsidR="001B2157" w:rsidRDefault="001B2157" w:rsidP="001B2157">
      <w:pPr>
        <w:pStyle w:val="CommentText"/>
      </w:pPr>
      <w:r>
        <w:t>Beyond place and method, what are the implications for over or undercounting? You mentioned conservation and harvest implications in the intro. Come back to those topics here</w:t>
      </w:r>
    </w:p>
  </w:comment>
  <w:comment w:id="142" w:author="Brian E McGreal" w:date="2026-10-06T14:17:00Z" w:initials="BM">
    <w:p w14:paraId="2E6E08AB" w14:textId="77777777" w:rsidR="003E3D8D" w:rsidRDefault="003E3D8D" w:rsidP="003E3D8D">
      <w:pPr>
        <w:pStyle w:val="CommentText"/>
      </w:pPr>
      <w:r>
        <w:rPr>
          <w:rStyle w:val="CommentReference"/>
        </w:rPr>
        <w:annotationRef/>
      </w:r>
      <w:r>
        <w:t xml:space="preserve">I discuss the implications of an over or undercount in a few paragraphs. Think I should move this up to the front? </w:t>
      </w:r>
    </w:p>
  </w:comment>
  <w:comment w:id="149" w:author="Mark Scheuerell" w:date="2026-10-16T14:38:00Z" w:initials="MDS">
    <w:p w14:paraId="18DC1A51" w14:textId="2C4922AB" w:rsidR="00AE26EB" w:rsidRDefault="00AE26EB">
      <w:pPr>
        <w:pStyle w:val="CommentText"/>
      </w:pPr>
      <w:r>
        <w:rPr>
          <w:rStyle w:val="CommentReference"/>
        </w:rPr>
        <w:annotationRef/>
      </w:r>
      <w:r>
        <w:t>Why might this be?</w:t>
      </w:r>
    </w:p>
  </w:comment>
  <w:comment w:id="150" w:author="Brian E McGreal" w:date="2026-10-06T08:00:00Z" w:initials="BM">
    <w:p w14:paraId="052691D9" w14:textId="77777777" w:rsidR="00133A06" w:rsidRDefault="00133A06" w:rsidP="00133A06">
      <w:pPr>
        <w:pStyle w:val="CommentText"/>
      </w:pPr>
      <w:r>
        <w:rPr>
          <w:rStyle w:val="CommentReference"/>
        </w:rPr>
        <w:annotationRef/>
      </w:r>
      <w:r>
        <w:t>Long sentence</w:t>
      </w:r>
    </w:p>
  </w:comment>
  <w:comment w:id="151" w:author="Mark Scheuerell [2]" w:date="2026-08-28T16:14:00Z" w:initials="s">
    <w:p w14:paraId="05A6443E" w14:textId="77777777" w:rsidR="001B2157" w:rsidRDefault="001B2157">
      <w:pPr>
        <w:pStyle w:val="CommentText"/>
      </w:pPr>
      <w:r>
        <w:rPr>
          <w:rStyle w:val="CommentReference"/>
        </w:rPr>
        <w:annotationRef/>
      </w:r>
      <w:r>
        <w:t>We need to parse the actual source of the data (peak count at some location[s]) and method/model used (AUC)</w:t>
      </w:r>
    </w:p>
  </w:comment>
  <w:comment w:id="152" w:author="Brian E McGreal" w:date="2026-10-06T11:28:00Z" w:initials="BM">
    <w:p w14:paraId="7C4EAC0A" w14:textId="77777777" w:rsidR="00316286" w:rsidRDefault="00316286" w:rsidP="00316286">
      <w:pPr>
        <w:pStyle w:val="CommentText"/>
      </w:pPr>
      <w:r>
        <w:rPr>
          <w:rStyle w:val="CommentReference"/>
        </w:rPr>
        <w:annotationRef/>
      </w:r>
      <w:r>
        <w:t>I’m not sure how this would work given the data I have..</w:t>
      </w:r>
    </w:p>
  </w:comment>
  <w:comment w:id="153" w:author="Mark Scheuerell" w:date="2026-10-16T14:40:00Z" w:initials="MDS">
    <w:p w14:paraId="3B0B0F80" w14:textId="716EBCCA" w:rsidR="00AE26EB" w:rsidRDefault="00AE26EB">
      <w:pPr>
        <w:pStyle w:val="CommentText"/>
      </w:pPr>
      <w:r>
        <w:rPr>
          <w:rStyle w:val="CommentReference"/>
        </w:rPr>
        <w:annotationRef/>
      </w:r>
      <w:r>
        <w:t>OK</w:t>
      </w:r>
    </w:p>
  </w:comment>
  <w:comment w:id="154" w:author="Brian E McGreal" w:date="2026-10-06T14:17:00Z" w:initials="BM">
    <w:p w14:paraId="0F8F9F45" w14:textId="77777777" w:rsidR="003E3D8D" w:rsidRDefault="003E3D8D" w:rsidP="003E3D8D">
      <w:pPr>
        <w:pStyle w:val="CommentText"/>
      </w:pPr>
      <w:r>
        <w:rPr>
          <w:rStyle w:val="CommentReference"/>
        </w:rPr>
        <w:annotationRef/>
      </w:r>
      <w:r>
        <w:t>Should I include an additional short closing paragraph to “put a bow on things”? No new information, just summing up? Maybe next steps?</w:t>
      </w:r>
    </w:p>
  </w:comment>
  <w:comment w:id="155" w:author="Mark Scheuerell" w:date="2026-10-16T14:41:00Z" w:initials="MDS">
    <w:p w14:paraId="0F339579" w14:textId="4648432B" w:rsidR="00853314" w:rsidRDefault="00853314">
      <w:pPr>
        <w:pStyle w:val="CommentText"/>
      </w:pPr>
      <w:r>
        <w:rPr>
          <w:rStyle w:val="CommentReference"/>
        </w:rPr>
        <w:annotationRef/>
      </w:r>
      <w:r>
        <w:t>Yes, that’s a good idea</w:t>
      </w:r>
    </w:p>
  </w:comment>
  <w:comment w:id="156" w:author="Mark Scheuerell" w:date="2026-10-16T14:43:00Z" w:initials="MDS">
    <w:p w14:paraId="0452675F" w14:textId="77777777" w:rsidR="00853314" w:rsidRDefault="00853314">
      <w:pPr>
        <w:pStyle w:val="CommentText"/>
      </w:pPr>
      <w:r>
        <w:rPr>
          <w:rStyle w:val="CommentReference"/>
        </w:rPr>
        <w:annotationRef/>
      </w:r>
      <w:r>
        <w:t>You laugh but one of my friends always includes some reference to pro athletes, usually cyclists and baseball players. For example, you’ll recognize a few names here:</w:t>
      </w:r>
    </w:p>
    <w:p w14:paraId="21D6912D" w14:textId="77777777" w:rsidR="00853314" w:rsidRDefault="00853314">
      <w:pPr>
        <w:pStyle w:val="CommentText"/>
      </w:pPr>
    </w:p>
    <w:p w14:paraId="01FBC599" w14:textId="48E55ABB" w:rsidR="00853314" w:rsidRDefault="00853314">
      <w:pPr>
        <w:pStyle w:val="CommentText"/>
      </w:pPr>
      <w:r w:rsidRPr="00853314">
        <w:t>https://onlinelibrary.wiley.com/doi/full/10.1111/fog.12266</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10150C7C" w15:done="0"/>
  <w15:commentEx w15:paraId="18055D7B" w15:done="0"/>
  <w15:commentEx w15:paraId="5B881435" w15:done="0"/>
  <w15:commentEx w15:paraId="7E1BEE52" w15:done="0"/>
  <w15:commentEx w15:paraId="4487814E" w15:done="0"/>
  <w15:commentEx w15:paraId="65199DFE" w15:done="0"/>
  <w15:commentEx w15:paraId="7414841D" w15:done="0"/>
  <w15:commentEx w15:paraId="7CF541CA" w15:done="0"/>
  <w15:commentEx w15:paraId="29EE2B4A" w15:done="0"/>
  <w15:commentEx w15:paraId="7A9560E2" w15:paraIdParent="29EE2B4A" w15:done="0"/>
  <w15:commentEx w15:paraId="1E91A3C3" w15:paraIdParent="29EE2B4A" w15:done="0"/>
  <w15:commentEx w15:paraId="3BFC37FC" w15:paraIdParent="29EE2B4A" w15:done="0"/>
  <w15:commentEx w15:paraId="6B7E7BF4" w15:done="0"/>
  <w15:commentEx w15:paraId="7EAB231C" w15:paraIdParent="6B7E7BF4" w15:done="0"/>
  <w15:commentEx w15:paraId="0449FDFD" w15:done="0"/>
  <w15:commentEx w15:paraId="08C2865F" w15:paraIdParent="0449FDFD" w15:done="0"/>
  <w15:commentEx w15:paraId="0B0E20F7" w15:paraIdParent="0449FDFD" w15:done="0"/>
  <w15:commentEx w15:paraId="252C613F" w15:done="0"/>
  <w15:commentEx w15:paraId="4C87A654" w15:done="0"/>
  <w15:commentEx w15:paraId="0B04CF11" w15:paraIdParent="4C87A654" w15:done="0"/>
  <w15:commentEx w15:paraId="3677BA15" w15:paraIdParent="4C87A654" w15:done="0"/>
  <w15:commentEx w15:paraId="3D3C5936" w15:done="0"/>
  <w15:commentEx w15:paraId="066D8BCD" w15:paraIdParent="3D3C5936" w15:done="0"/>
  <w15:commentEx w15:paraId="2B291451" w15:paraIdParent="3D3C5936" w15:done="0"/>
  <w15:commentEx w15:paraId="02BCAB0A" w15:paraIdParent="3D3C5936" w15:done="0"/>
  <w15:commentEx w15:paraId="5C9748C7" w15:done="0"/>
  <w15:commentEx w15:paraId="1DB3B72F" w15:done="0"/>
  <w15:commentEx w15:paraId="48E41DBC" w15:done="0"/>
  <w15:commentEx w15:paraId="1E883080" w15:done="0"/>
  <w15:commentEx w15:paraId="77493775" w15:done="0"/>
  <w15:commentEx w15:paraId="4675D91E" w15:done="0"/>
  <w15:commentEx w15:paraId="17E07B86" w15:done="0"/>
  <w15:commentEx w15:paraId="07534CDE" w15:paraIdParent="17E07B86" w15:done="0"/>
  <w15:commentEx w15:paraId="02B142AC" w15:done="0"/>
  <w15:commentEx w15:paraId="3E008B60" w15:paraIdParent="02B142AC" w15:done="0"/>
  <w15:commentEx w15:paraId="2DFB89E5" w15:done="0"/>
  <w15:commentEx w15:paraId="0163AD32" w15:paraIdParent="2DFB89E5" w15:done="0"/>
  <w15:commentEx w15:paraId="29E6FF4F" w15:done="0"/>
  <w15:commentEx w15:paraId="75FED12D" w15:paraIdParent="29E6FF4F" w15:done="0"/>
  <w15:commentEx w15:paraId="39C3B388" w15:done="0"/>
  <w15:commentEx w15:paraId="0BE623D8" w15:paraIdParent="39C3B388" w15:done="0"/>
  <w15:commentEx w15:paraId="55BAD564" w15:paraIdParent="39C3B388" w15:done="0"/>
  <w15:commentEx w15:paraId="13851CE4" w15:done="0"/>
  <w15:commentEx w15:paraId="1C0ED04D" w15:paraIdParent="13851CE4" w15:done="0"/>
  <w15:commentEx w15:paraId="0D92D5F7" w15:done="0"/>
  <w15:commentEx w15:paraId="2C92B932" w15:paraIdParent="0D92D5F7" w15:done="0"/>
  <w15:commentEx w15:paraId="0AE569FA" w15:done="0"/>
  <w15:commentEx w15:paraId="4ED388B3" w15:done="0"/>
  <w15:commentEx w15:paraId="0092E343" w15:done="0"/>
  <w15:commentEx w15:paraId="1666A749" w15:paraIdParent="0092E343" w15:done="0"/>
  <w15:commentEx w15:paraId="6F6AF9FE" w15:done="0"/>
  <w15:commentEx w15:paraId="5D5DF01C" w15:done="0"/>
  <w15:commentEx w15:paraId="6F6A6865" w15:paraIdParent="5D5DF01C" w15:done="0"/>
  <w15:commentEx w15:paraId="2FBC374D" w15:done="0"/>
  <w15:commentEx w15:paraId="19389B74" w15:paraIdParent="2FBC374D" w15:done="0"/>
  <w15:commentEx w15:paraId="1156762B" w15:done="0"/>
  <w15:commentEx w15:paraId="694CB1A8" w15:paraIdParent="1156762B" w15:done="0"/>
  <w15:commentEx w15:paraId="4D0EAB3B" w15:done="0"/>
  <w15:commentEx w15:paraId="16EA719B" w15:done="0"/>
  <w15:commentEx w15:paraId="0309D1BF" w15:done="0"/>
  <w15:commentEx w15:paraId="6A311A1A" w15:paraIdParent="0309D1BF" w15:done="0"/>
  <w15:commentEx w15:paraId="6D9CF4D9" w15:paraIdParent="0309D1BF" w15:done="0"/>
  <w15:commentEx w15:paraId="78C33C72" w15:done="0"/>
  <w15:commentEx w15:paraId="2716C830" w15:paraIdParent="78C33C72" w15:done="0"/>
  <w15:commentEx w15:paraId="2E6E08AB" w15:paraIdParent="78C33C72" w15:done="0"/>
  <w15:commentEx w15:paraId="18DC1A51" w15:done="0"/>
  <w15:commentEx w15:paraId="052691D9" w15:done="0"/>
  <w15:commentEx w15:paraId="05A6443E" w15:done="0"/>
  <w15:commentEx w15:paraId="7C4EAC0A" w15:paraIdParent="05A6443E" w15:done="0"/>
  <w15:commentEx w15:paraId="3B0B0F80" w15:paraIdParent="05A6443E" w15:done="0"/>
  <w15:commentEx w15:paraId="0F8F9F45" w15:done="0"/>
  <w15:commentEx w15:paraId="0F339579" w15:paraIdParent="0F8F9F45" w15:done="0"/>
  <w15:commentEx w15:paraId="01FBC59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2204A957" w16cex:dateUtc="2026-10-16T16:55:00Z"/>
  <w16cex:commentExtensible w16cex:durableId="4A53860A" w16cex:dateUtc="2026-10-16T16:55:00Z"/>
  <w16cex:commentExtensible w16cex:durableId="37E7354F" w16cex:dateUtc="2026-10-16T16:59:00Z"/>
  <w16cex:commentExtensible w16cex:durableId="07F2A963" w16cex:dateUtc="2026-10-16T17:26:00Z"/>
  <w16cex:commentExtensible w16cex:durableId="71D0D880" w16cex:dateUtc="2026-10-16T17:29:00Z"/>
  <w16cex:commentExtensible w16cex:durableId="0BF0E697" w16cex:dateUtc="2026-10-16T17:32:00Z"/>
  <w16cex:commentExtensible w16cex:durableId="1BAC1667" w16cex:dateUtc="2026-10-16T17:34:00Z"/>
  <w16cex:commentExtensible w16cex:durableId="3E451803" w16cex:dateUtc="2026-10-16T17:32:00Z"/>
  <w16cex:commentExtensible w16cex:durableId="207836BC" w16cex:dateUtc="2026-09-10T19:27:00Z"/>
  <w16cex:commentExtensible w16cex:durableId="6155A465" w16cex:dateUtc="2026-09-11T00:32:00Z"/>
  <w16cex:commentExtensible w16cex:durableId="548A5BA2" w16cex:dateUtc="2026-10-06T21:24:00Z"/>
  <w16cex:commentExtensible w16cex:durableId="19394120" w16cex:dateUtc="2026-10-16T17:35:00Z"/>
  <w16cex:commentExtensible w16cex:durableId="051E07DA" w16cex:dateUtc="2026-10-06T21:25:00Z"/>
  <w16cex:commentExtensible w16cex:durableId="5B32C763" w16cex:dateUtc="2026-10-16T17:36:00Z"/>
  <w16cex:commentExtensible w16cex:durableId="71483F77" w16cex:dateUtc="2026-09-03T22:19:00Z"/>
  <w16cex:commentExtensible w16cex:durableId="7A09EB1C" w16cex:dateUtc="2026-10-06T18:52:00Z"/>
  <w16cex:commentExtensible w16cex:durableId="6E1C0639" w16cex:dateUtc="2026-10-16T17:38:00Z"/>
  <w16cex:commentExtensible w16cex:durableId="4990AAA2" w16cex:dateUtc="2026-10-16T17:39:00Z"/>
  <w16cex:commentExtensible w16cex:durableId="42067E88" w16cex:dateUtc="2026-08-28T18:34:00Z"/>
  <w16cex:commentExtensible w16cex:durableId="64276680" w16cex:dateUtc="2026-09-03T21:57:00Z"/>
  <w16cex:commentExtensible w16cex:durableId="0707C3DE" w16cex:dateUtc="2026-09-10T20:50:00Z"/>
  <w16cex:commentExtensible w16cex:durableId="3D5B965E" w16cex:dateUtc="2026-08-25T14:48:00Z"/>
  <w16cex:commentExtensible w16cex:durableId="509D8C2A" w16cex:dateUtc="2026-08-28T18:37:00Z"/>
  <w16cex:commentExtensible w16cex:durableId="11258603" w16cex:dateUtc="2026-09-02T20:31:00Z"/>
  <w16cex:commentExtensible w16cex:durableId="175202A4" w16cex:dateUtc="2026-10-16T17:41:00Z"/>
  <w16cex:commentExtensible w16cex:durableId="5B982B1B" w16cex:dateUtc="2026-09-10T20:44:00Z"/>
  <w16cex:commentExtensible w16cex:durableId="134D29E1" w16cex:dateUtc="2026-10-16T17:48:00Z"/>
  <w16cex:commentExtensible w16cex:durableId="5730037B" w16cex:dateUtc="2026-10-16T17:54:00Z"/>
  <w16cex:commentExtensible w16cex:durableId="752CF281" w16cex:dateUtc="2026-10-16T17:56:00Z"/>
  <w16cex:commentExtensible w16cex:durableId="54368EFF" w16cex:dateUtc="2026-10-16T17:57:00Z"/>
  <w16cex:commentExtensible w16cex:durableId="47172E3B" w16cex:dateUtc="2026-10-16T17:58:00Z"/>
  <w16cex:commentExtensible w16cex:durableId="16BBA79A" w16cex:dateUtc="2026-08-28T18:46:00Z"/>
  <w16cex:commentExtensible w16cex:durableId="7EB58891" w16cex:dateUtc="2026-09-17T21:43:00Z"/>
  <w16cex:commentExtensible w16cex:durableId="1200979B" w16cex:dateUtc="2026-10-02T23:10:00Z"/>
  <w16cex:commentExtensible w16cex:durableId="170EBD33" w16cex:dateUtc="2026-10-16T21:25:00Z"/>
  <w16cex:commentExtensible w16cex:durableId="13363667" w16cex:dateUtc="2026-09-20T01:48:00Z"/>
  <w16cex:commentExtensible w16cex:durableId="40105EF6" w16cex:dateUtc="2026-10-16T21:25:00Z"/>
  <w16cex:commentExtensible w16cex:durableId="2ACF1F4B" w16cex:dateUtc="2026-09-17T15:05:00Z"/>
  <w16cex:commentExtensible w16cex:durableId="26F2F7FD" w16cex:dateUtc="2026-10-16T21:25:00Z"/>
  <w16cex:commentExtensible w16cex:durableId="037C682A" w16cex:dateUtc="2026-08-28T22:51:00Z"/>
  <w16cex:commentExtensible w16cex:durableId="14A6D75B" w16cex:dateUtc="2026-09-17T21:44:00Z"/>
  <w16cex:commentExtensible w16cex:durableId="538AF0B2" w16cex:dateUtc="2026-10-16T21:26:00Z"/>
  <w16cex:commentExtensible w16cex:durableId="706791D7" w16cex:dateUtc="2026-09-17T17:22:00Z"/>
  <w16cex:commentExtensible w16cex:durableId="2FADD162" w16cex:dateUtc="2026-10-16T21:26:00Z"/>
  <w16cex:commentExtensible w16cex:durableId="2E1AD311" w16cex:dateUtc="2026-10-02T23:37:00Z"/>
  <w16cex:commentExtensible w16cex:durableId="2D3E583C" w16cex:dateUtc="2026-10-16T21:29:00Z"/>
  <w16cex:commentExtensible w16cex:durableId="5A34C995" w16cex:dateUtc="2026-10-16T21:31:00Z"/>
  <w16cex:commentExtensible w16cex:durableId="14B511EA" w16cex:dateUtc="2026-10-02T23:56:00Z"/>
  <w16cex:commentExtensible w16cex:durableId="4147947D" w16cex:dateUtc="2026-08-28T18:52:00Z"/>
  <w16cex:commentExtensible w16cex:durableId="1D632C4A" w16cex:dateUtc="2026-09-17T21:44:00Z"/>
  <w16cex:commentExtensible w16cex:durableId="77819E15" w16cex:dateUtc="2026-10-03T15:31:00Z"/>
  <w16cex:commentExtensible w16cex:durableId="799F8635" w16cex:dateUtc="2026-10-06T18:43:00Z"/>
  <w16cex:commentExtensible w16cex:durableId="441F4961" w16cex:dateUtc="2026-10-16T21:35:00Z"/>
  <w16cex:commentExtensible w16cex:durableId="709E48E2" w16cex:dateUtc="2026-09-17T21:53:00Z"/>
  <w16cex:commentExtensible w16cex:durableId="11E9C495" w16cex:dateUtc="2026-10-16T21:36:00Z"/>
  <w16cex:commentExtensible w16cex:durableId="6E8BF378" w16cex:dateUtc="2026-08-28T22:59:00Z"/>
  <w16cex:commentExtensible w16cex:durableId="4E21E30E" w16cex:dateUtc="2026-09-11T00:20:00Z"/>
  <w16cex:commentExtensible w16cex:durableId="4FC423F6" w16cex:dateUtc="2026-09-20T03:28:00Z"/>
  <w16cex:commentExtensible w16cex:durableId="55FD2D6D" w16cex:dateUtc="2026-08-25T00:39:00Z"/>
  <w16cex:commentExtensible w16cex:durableId="5D1A93AD" w16cex:dateUtc="2026-08-28T23:18:00Z"/>
  <w16cex:commentExtensible w16cex:durableId="21A10142" w16cex:dateUtc="2026-09-22T18:44:00Z"/>
  <w16cex:commentExtensible w16cex:durableId="0CFEBF0D" w16cex:dateUtc="2026-10-16T21:37:00Z"/>
  <w16cex:commentExtensible w16cex:durableId="6D981889" w16cex:dateUtc="2026-08-25T22:51:00Z"/>
  <w16cex:commentExtensible w16cex:durableId="21532CE6" w16cex:dateUtc="2026-08-28T23:17:00Z"/>
  <w16cex:commentExtensible w16cex:durableId="33FCF111" w16cex:dateUtc="2026-10-06T21:17:00Z"/>
  <w16cex:commentExtensible w16cex:durableId="3CAF487F" w16cex:dateUtc="2026-10-16T21:38:00Z"/>
  <w16cex:commentExtensible w16cex:durableId="60B7EC9E" w16cex:dateUtc="2026-10-06T15:00:00Z"/>
  <w16cex:commentExtensible w16cex:durableId="680AD6AE" w16cex:dateUtc="2026-08-28T23:14:00Z"/>
  <w16cex:commentExtensible w16cex:durableId="49EF29B9" w16cex:dateUtc="2026-10-06T18:28:00Z"/>
  <w16cex:commentExtensible w16cex:durableId="65B16383" w16cex:dateUtc="2026-10-16T21:40:00Z"/>
  <w16cex:commentExtensible w16cex:durableId="399F22C4" w16cex:dateUtc="2026-10-06T21:17:00Z"/>
  <w16cex:commentExtensible w16cex:durableId="6D0B12D6" w16cex:dateUtc="2026-10-16T21:41:00Z"/>
  <w16cex:commentExtensible w16cex:durableId="4BF317CD" w16cex:dateUtc="2026-10-16T21: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10150C7C" w16cid:durableId="2204A957"/>
  <w16cid:commentId w16cid:paraId="18055D7B" w16cid:durableId="4A53860A"/>
  <w16cid:commentId w16cid:paraId="5B881435" w16cid:durableId="37E7354F"/>
  <w16cid:commentId w16cid:paraId="7E1BEE52" w16cid:durableId="07F2A963"/>
  <w16cid:commentId w16cid:paraId="4487814E" w16cid:durableId="71D0D880"/>
  <w16cid:commentId w16cid:paraId="65199DFE" w16cid:durableId="0BF0E697"/>
  <w16cid:commentId w16cid:paraId="7414841D" w16cid:durableId="1BAC1667"/>
  <w16cid:commentId w16cid:paraId="7CF541CA" w16cid:durableId="3E451803"/>
  <w16cid:commentId w16cid:paraId="29EE2B4A" w16cid:durableId="207836BC"/>
  <w16cid:commentId w16cid:paraId="7A9560E2" w16cid:durableId="6155A465"/>
  <w16cid:commentId w16cid:paraId="1E91A3C3" w16cid:durableId="548A5BA2"/>
  <w16cid:commentId w16cid:paraId="3BFC37FC" w16cid:durableId="19394120"/>
  <w16cid:commentId w16cid:paraId="6B7E7BF4" w16cid:durableId="051E07DA"/>
  <w16cid:commentId w16cid:paraId="7EAB231C" w16cid:durableId="5B32C763"/>
  <w16cid:commentId w16cid:paraId="0449FDFD" w16cid:durableId="71483F77"/>
  <w16cid:commentId w16cid:paraId="08C2865F" w16cid:durableId="7A09EB1C"/>
  <w16cid:commentId w16cid:paraId="0B0E20F7" w16cid:durableId="6E1C0639"/>
  <w16cid:commentId w16cid:paraId="252C613F" w16cid:durableId="4990AAA2"/>
  <w16cid:commentId w16cid:paraId="4C87A654" w16cid:durableId="42067E88"/>
  <w16cid:commentId w16cid:paraId="0B04CF11" w16cid:durableId="64276680"/>
  <w16cid:commentId w16cid:paraId="3677BA15" w16cid:durableId="0707C3DE"/>
  <w16cid:commentId w16cid:paraId="3D3C5936" w16cid:durableId="3D5B965E"/>
  <w16cid:commentId w16cid:paraId="066D8BCD" w16cid:durableId="509D8C2A"/>
  <w16cid:commentId w16cid:paraId="2B291451" w16cid:durableId="11258603"/>
  <w16cid:commentId w16cid:paraId="02BCAB0A" w16cid:durableId="175202A4"/>
  <w16cid:commentId w16cid:paraId="5C9748C7" w16cid:durableId="5B982B1B"/>
  <w16cid:commentId w16cid:paraId="1DB3B72F" w16cid:durableId="134D29E1"/>
  <w16cid:commentId w16cid:paraId="48E41DBC" w16cid:durableId="5730037B"/>
  <w16cid:commentId w16cid:paraId="1E883080" w16cid:durableId="752CF281"/>
  <w16cid:commentId w16cid:paraId="77493775" w16cid:durableId="54368EFF"/>
  <w16cid:commentId w16cid:paraId="4675D91E" w16cid:durableId="47172E3B"/>
  <w16cid:commentId w16cid:paraId="17E07B86" w16cid:durableId="16BBA79A"/>
  <w16cid:commentId w16cid:paraId="07534CDE" w16cid:durableId="7EB58891"/>
  <w16cid:commentId w16cid:paraId="02B142AC" w16cid:durableId="1200979B"/>
  <w16cid:commentId w16cid:paraId="3E008B60" w16cid:durableId="170EBD33"/>
  <w16cid:commentId w16cid:paraId="2DFB89E5" w16cid:durableId="13363667"/>
  <w16cid:commentId w16cid:paraId="0163AD32" w16cid:durableId="40105EF6"/>
  <w16cid:commentId w16cid:paraId="29E6FF4F" w16cid:durableId="2ACF1F4B"/>
  <w16cid:commentId w16cid:paraId="75FED12D" w16cid:durableId="26F2F7FD"/>
  <w16cid:commentId w16cid:paraId="39C3B388" w16cid:durableId="037C682A"/>
  <w16cid:commentId w16cid:paraId="0BE623D8" w16cid:durableId="14A6D75B"/>
  <w16cid:commentId w16cid:paraId="55BAD564" w16cid:durableId="538AF0B2"/>
  <w16cid:commentId w16cid:paraId="13851CE4" w16cid:durableId="706791D7"/>
  <w16cid:commentId w16cid:paraId="1C0ED04D" w16cid:durableId="2FADD162"/>
  <w16cid:commentId w16cid:paraId="0D92D5F7" w16cid:durableId="2E1AD311"/>
  <w16cid:commentId w16cid:paraId="2C92B932" w16cid:durableId="2D3E583C"/>
  <w16cid:commentId w16cid:paraId="0AE569FA" w16cid:durableId="5A34C995"/>
  <w16cid:commentId w16cid:paraId="4ED388B3" w16cid:durableId="14B511EA"/>
  <w16cid:commentId w16cid:paraId="0092E343" w16cid:durableId="4147947D"/>
  <w16cid:commentId w16cid:paraId="1666A749" w16cid:durableId="1D632C4A"/>
  <w16cid:commentId w16cid:paraId="6F6AF9FE" w16cid:durableId="77819E15"/>
  <w16cid:commentId w16cid:paraId="5D5DF01C" w16cid:durableId="799F8635"/>
  <w16cid:commentId w16cid:paraId="6F6A6865" w16cid:durableId="441F4961"/>
  <w16cid:commentId w16cid:paraId="2FBC374D" w16cid:durableId="709E48E2"/>
  <w16cid:commentId w16cid:paraId="19389B74" w16cid:durableId="11E9C495"/>
  <w16cid:commentId w16cid:paraId="1156762B" w16cid:durableId="6E8BF378"/>
  <w16cid:commentId w16cid:paraId="694CB1A8" w16cid:durableId="4E21E30E"/>
  <w16cid:commentId w16cid:paraId="4D0EAB3B" w16cid:durableId="4FC423F6"/>
  <w16cid:commentId w16cid:paraId="16EA719B" w16cid:durableId="55FD2D6D"/>
  <w16cid:commentId w16cid:paraId="0309D1BF" w16cid:durableId="5D1A93AD"/>
  <w16cid:commentId w16cid:paraId="6A311A1A" w16cid:durableId="21A10142"/>
  <w16cid:commentId w16cid:paraId="6D9CF4D9" w16cid:durableId="0CFEBF0D"/>
  <w16cid:commentId w16cid:paraId="78C33C72" w16cid:durableId="6D981889"/>
  <w16cid:commentId w16cid:paraId="2716C830" w16cid:durableId="21532CE6"/>
  <w16cid:commentId w16cid:paraId="2E6E08AB" w16cid:durableId="33FCF111"/>
  <w16cid:commentId w16cid:paraId="18DC1A51" w16cid:durableId="3CAF487F"/>
  <w16cid:commentId w16cid:paraId="052691D9" w16cid:durableId="60B7EC9E"/>
  <w16cid:commentId w16cid:paraId="05A6443E" w16cid:durableId="680AD6AE"/>
  <w16cid:commentId w16cid:paraId="7C4EAC0A" w16cid:durableId="49EF29B9"/>
  <w16cid:commentId w16cid:paraId="3B0B0F80" w16cid:durableId="65B16383"/>
  <w16cid:commentId w16cid:paraId="0F8F9F45" w16cid:durableId="399F22C4"/>
  <w16cid:commentId w16cid:paraId="0F339579" w16cid:durableId="6D0B12D6"/>
  <w16cid:commentId w16cid:paraId="01FBC599" w16cid:durableId="4BF317C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MathJax_Math-italic">
    <w:altName w:val="Cambria"/>
    <w:panose1 w:val="020B0604020202020204"/>
    <w:charset w:val="00"/>
    <w:family w:val="roman"/>
    <w:notTrueType/>
    <w:pitch w:val="default"/>
  </w:font>
  <w:font w:name="MathJax_Main">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B81291"/>
    <w:multiLevelType w:val="hybridMultilevel"/>
    <w:tmpl w:val="92ECCBB2"/>
    <w:lvl w:ilvl="0" w:tplc="1292E7A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B081E51"/>
    <w:multiLevelType w:val="multilevel"/>
    <w:tmpl w:val="72DE1DC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3B1D175A"/>
    <w:multiLevelType w:val="hybridMultilevel"/>
    <w:tmpl w:val="639E1206"/>
    <w:lvl w:ilvl="0" w:tplc="F7425C4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D155E2F"/>
    <w:multiLevelType w:val="multilevel"/>
    <w:tmpl w:val="D966A83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53AA7528"/>
    <w:multiLevelType w:val="multilevel"/>
    <w:tmpl w:val="C3D8DA1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5B2A1215"/>
    <w:multiLevelType w:val="multilevel"/>
    <w:tmpl w:val="CCA6A0B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5C730089"/>
    <w:multiLevelType w:val="multilevel"/>
    <w:tmpl w:val="74F6684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75993B96"/>
    <w:multiLevelType w:val="hybridMultilevel"/>
    <w:tmpl w:val="8D824990"/>
    <w:lvl w:ilvl="0" w:tplc="626C552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F3F7200"/>
    <w:multiLevelType w:val="multilevel"/>
    <w:tmpl w:val="6C628C4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926689554">
    <w:abstractNumId w:val="6"/>
  </w:num>
  <w:num w:numId="2" w16cid:durableId="1937640254">
    <w:abstractNumId w:val="5"/>
  </w:num>
  <w:num w:numId="3" w16cid:durableId="1226721441">
    <w:abstractNumId w:val="0"/>
  </w:num>
  <w:num w:numId="4" w16cid:durableId="87192495">
    <w:abstractNumId w:val="1"/>
  </w:num>
  <w:num w:numId="5" w16cid:durableId="468866360">
    <w:abstractNumId w:val="8"/>
  </w:num>
  <w:num w:numId="6" w16cid:durableId="1240283928">
    <w:abstractNumId w:val="3"/>
  </w:num>
  <w:num w:numId="7" w16cid:durableId="617570653">
    <w:abstractNumId w:val="2"/>
  </w:num>
  <w:num w:numId="8" w16cid:durableId="1792239758">
    <w:abstractNumId w:val="4"/>
  </w:num>
  <w:num w:numId="9" w16cid:durableId="153835576">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Mark Scheuerell">
    <w15:presenceInfo w15:providerId="None" w15:userId="Mark Scheuerell"/>
  </w15:person>
  <w15:person w15:author="Brian E McGreal">
    <w15:presenceInfo w15:providerId="AD" w15:userId="S::bmcgreal@uw.edu::500ccbb3-e957-4a38-850c-c0c2fd4a68d5"/>
  </w15:person>
  <w15:person w15:author="Mark Scheuerell [2]">
    <w15:presenceInfo w15:providerId="AD" w15:userId="S::scheuerl@uw.edu::e5f041e9-888e-425f-b2ff-0ef18f5f5e6d"/>
  </w15:person>
  <w15:person w15:author="Brian McGreal">
    <w15:presenceInfo w15:providerId="Windows Live" w15:userId="4c81a134ebae7d72"/>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AC9"/>
    <w:rsid w:val="000003D4"/>
    <w:rsid w:val="0000089C"/>
    <w:rsid w:val="000020B6"/>
    <w:rsid w:val="000050F3"/>
    <w:rsid w:val="00006C70"/>
    <w:rsid w:val="00016271"/>
    <w:rsid w:val="000173FD"/>
    <w:rsid w:val="00020551"/>
    <w:rsid w:val="00020771"/>
    <w:rsid w:val="00020F6E"/>
    <w:rsid w:val="000211C1"/>
    <w:rsid w:val="0002420D"/>
    <w:rsid w:val="0002450B"/>
    <w:rsid w:val="00025C81"/>
    <w:rsid w:val="00026B19"/>
    <w:rsid w:val="00026E9A"/>
    <w:rsid w:val="000351EF"/>
    <w:rsid w:val="000351F7"/>
    <w:rsid w:val="00036CA9"/>
    <w:rsid w:val="00037884"/>
    <w:rsid w:val="0004003B"/>
    <w:rsid w:val="000413E2"/>
    <w:rsid w:val="00041F41"/>
    <w:rsid w:val="00047FF7"/>
    <w:rsid w:val="00051C45"/>
    <w:rsid w:val="00056555"/>
    <w:rsid w:val="00056BD2"/>
    <w:rsid w:val="00060C8E"/>
    <w:rsid w:val="00060D3A"/>
    <w:rsid w:val="00064436"/>
    <w:rsid w:val="00065640"/>
    <w:rsid w:val="0007358B"/>
    <w:rsid w:val="000747AE"/>
    <w:rsid w:val="00075123"/>
    <w:rsid w:val="00076DD0"/>
    <w:rsid w:val="00084373"/>
    <w:rsid w:val="00087DF8"/>
    <w:rsid w:val="00090F73"/>
    <w:rsid w:val="00093145"/>
    <w:rsid w:val="00093B03"/>
    <w:rsid w:val="000969EE"/>
    <w:rsid w:val="00096DB2"/>
    <w:rsid w:val="000978A5"/>
    <w:rsid w:val="000A120F"/>
    <w:rsid w:val="000A4717"/>
    <w:rsid w:val="000A53B1"/>
    <w:rsid w:val="000B2866"/>
    <w:rsid w:val="000B4599"/>
    <w:rsid w:val="000B4CF7"/>
    <w:rsid w:val="000B6925"/>
    <w:rsid w:val="000B7057"/>
    <w:rsid w:val="000C332F"/>
    <w:rsid w:val="000C3781"/>
    <w:rsid w:val="000C54E2"/>
    <w:rsid w:val="000D6EF2"/>
    <w:rsid w:val="000E03AE"/>
    <w:rsid w:val="000E1A02"/>
    <w:rsid w:val="000E66FA"/>
    <w:rsid w:val="000E7E0D"/>
    <w:rsid w:val="000F0FA2"/>
    <w:rsid w:val="000F22E0"/>
    <w:rsid w:val="000F389A"/>
    <w:rsid w:val="000F5D07"/>
    <w:rsid w:val="001016FC"/>
    <w:rsid w:val="00102656"/>
    <w:rsid w:val="0010361F"/>
    <w:rsid w:val="001045F0"/>
    <w:rsid w:val="00105F6D"/>
    <w:rsid w:val="00106620"/>
    <w:rsid w:val="001069AF"/>
    <w:rsid w:val="00106F43"/>
    <w:rsid w:val="00112CB3"/>
    <w:rsid w:val="0012702E"/>
    <w:rsid w:val="00131D87"/>
    <w:rsid w:val="00133A06"/>
    <w:rsid w:val="0013461D"/>
    <w:rsid w:val="001351E7"/>
    <w:rsid w:val="00135D72"/>
    <w:rsid w:val="00141BF4"/>
    <w:rsid w:val="00141ED9"/>
    <w:rsid w:val="0014214F"/>
    <w:rsid w:val="001434AA"/>
    <w:rsid w:val="00143A1C"/>
    <w:rsid w:val="00145149"/>
    <w:rsid w:val="001457CE"/>
    <w:rsid w:val="0014732D"/>
    <w:rsid w:val="0014782E"/>
    <w:rsid w:val="00147F78"/>
    <w:rsid w:val="0015045B"/>
    <w:rsid w:val="00152677"/>
    <w:rsid w:val="00153748"/>
    <w:rsid w:val="00153BBB"/>
    <w:rsid w:val="00154476"/>
    <w:rsid w:val="00156918"/>
    <w:rsid w:val="00157B89"/>
    <w:rsid w:val="00160DB6"/>
    <w:rsid w:val="00161580"/>
    <w:rsid w:val="00162B03"/>
    <w:rsid w:val="0016546C"/>
    <w:rsid w:val="00165E63"/>
    <w:rsid w:val="0016612F"/>
    <w:rsid w:val="001735EA"/>
    <w:rsid w:val="001749E6"/>
    <w:rsid w:val="001750E3"/>
    <w:rsid w:val="001764AE"/>
    <w:rsid w:val="00182E37"/>
    <w:rsid w:val="00183E52"/>
    <w:rsid w:val="00187228"/>
    <w:rsid w:val="00190D2F"/>
    <w:rsid w:val="00195F4E"/>
    <w:rsid w:val="00196729"/>
    <w:rsid w:val="001A1822"/>
    <w:rsid w:val="001A2E8F"/>
    <w:rsid w:val="001A400C"/>
    <w:rsid w:val="001A4E69"/>
    <w:rsid w:val="001A65D1"/>
    <w:rsid w:val="001A6A4E"/>
    <w:rsid w:val="001B02A3"/>
    <w:rsid w:val="001B2157"/>
    <w:rsid w:val="001B3644"/>
    <w:rsid w:val="001B616C"/>
    <w:rsid w:val="001B75D2"/>
    <w:rsid w:val="001B7EB1"/>
    <w:rsid w:val="001C181E"/>
    <w:rsid w:val="001C3115"/>
    <w:rsid w:val="001C4C0D"/>
    <w:rsid w:val="001C7081"/>
    <w:rsid w:val="001D256F"/>
    <w:rsid w:val="001E3698"/>
    <w:rsid w:val="001E5C3E"/>
    <w:rsid w:val="001F152C"/>
    <w:rsid w:val="002001EE"/>
    <w:rsid w:val="0020137B"/>
    <w:rsid w:val="002138A1"/>
    <w:rsid w:val="002138FA"/>
    <w:rsid w:val="00213E8B"/>
    <w:rsid w:val="00217420"/>
    <w:rsid w:val="002219EA"/>
    <w:rsid w:val="0022326F"/>
    <w:rsid w:val="00223CE4"/>
    <w:rsid w:val="002243C1"/>
    <w:rsid w:val="00224FE0"/>
    <w:rsid w:val="00225C27"/>
    <w:rsid w:val="00225FBB"/>
    <w:rsid w:val="00230354"/>
    <w:rsid w:val="002316F8"/>
    <w:rsid w:val="00231D23"/>
    <w:rsid w:val="0023499A"/>
    <w:rsid w:val="00235347"/>
    <w:rsid w:val="00235527"/>
    <w:rsid w:val="00240F83"/>
    <w:rsid w:val="002415C7"/>
    <w:rsid w:val="00242510"/>
    <w:rsid w:val="00242804"/>
    <w:rsid w:val="0024375A"/>
    <w:rsid w:val="00243A2D"/>
    <w:rsid w:val="002440D2"/>
    <w:rsid w:val="00244969"/>
    <w:rsid w:val="002477DE"/>
    <w:rsid w:val="00247A6B"/>
    <w:rsid w:val="0025049F"/>
    <w:rsid w:val="002508F6"/>
    <w:rsid w:val="00253DF1"/>
    <w:rsid w:val="00255E48"/>
    <w:rsid w:val="00257931"/>
    <w:rsid w:val="00257B5F"/>
    <w:rsid w:val="0026530E"/>
    <w:rsid w:val="002726AA"/>
    <w:rsid w:val="00275026"/>
    <w:rsid w:val="002758A5"/>
    <w:rsid w:val="00276236"/>
    <w:rsid w:val="0027692A"/>
    <w:rsid w:val="002806B9"/>
    <w:rsid w:val="00281A54"/>
    <w:rsid w:val="00281D2D"/>
    <w:rsid w:val="00283439"/>
    <w:rsid w:val="002849BF"/>
    <w:rsid w:val="00284D54"/>
    <w:rsid w:val="00286866"/>
    <w:rsid w:val="002875E6"/>
    <w:rsid w:val="002902C7"/>
    <w:rsid w:val="0029248E"/>
    <w:rsid w:val="00294A2D"/>
    <w:rsid w:val="0029679D"/>
    <w:rsid w:val="00296CD8"/>
    <w:rsid w:val="00297127"/>
    <w:rsid w:val="002A0BE5"/>
    <w:rsid w:val="002A3B5D"/>
    <w:rsid w:val="002B19CC"/>
    <w:rsid w:val="002B445C"/>
    <w:rsid w:val="002B4FCA"/>
    <w:rsid w:val="002C5EA7"/>
    <w:rsid w:val="002D0155"/>
    <w:rsid w:val="002D6A30"/>
    <w:rsid w:val="002E1418"/>
    <w:rsid w:val="002E38B4"/>
    <w:rsid w:val="002F1B21"/>
    <w:rsid w:val="002F397B"/>
    <w:rsid w:val="002F4262"/>
    <w:rsid w:val="002F5D1A"/>
    <w:rsid w:val="002F63AD"/>
    <w:rsid w:val="002F7187"/>
    <w:rsid w:val="003018B3"/>
    <w:rsid w:val="003041AD"/>
    <w:rsid w:val="00314E6A"/>
    <w:rsid w:val="00316286"/>
    <w:rsid w:val="00317AF9"/>
    <w:rsid w:val="00320EF8"/>
    <w:rsid w:val="00321E2D"/>
    <w:rsid w:val="003226D4"/>
    <w:rsid w:val="00322D02"/>
    <w:rsid w:val="00324599"/>
    <w:rsid w:val="00324C3E"/>
    <w:rsid w:val="003269AD"/>
    <w:rsid w:val="003315A5"/>
    <w:rsid w:val="00333717"/>
    <w:rsid w:val="00334B4D"/>
    <w:rsid w:val="00337060"/>
    <w:rsid w:val="00343103"/>
    <w:rsid w:val="00344E76"/>
    <w:rsid w:val="00345C66"/>
    <w:rsid w:val="00350941"/>
    <w:rsid w:val="0035535B"/>
    <w:rsid w:val="00357973"/>
    <w:rsid w:val="00363751"/>
    <w:rsid w:val="00363DB7"/>
    <w:rsid w:val="0036450E"/>
    <w:rsid w:val="00371FE7"/>
    <w:rsid w:val="003729A3"/>
    <w:rsid w:val="00374346"/>
    <w:rsid w:val="00374E8F"/>
    <w:rsid w:val="00377A8F"/>
    <w:rsid w:val="00382BC3"/>
    <w:rsid w:val="00383A76"/>
    <w:rsid w:val="00383D30"/>
    <w:rsid w:val="003863A1"/>
    <w:rsid w:val="00390F9D"/>
    <w:rsid w:val="00393BFB"/>
    <w:rsid w:val="00393E53"/>
    <w:rsid w:val="00396589"/>
    <w:rsid w:val="003A0DD4"/>
    <w:rsid w:val="003A1857"/>
    <w:rsid w:val="003A573D"/>
    <w:rsid w:val="003A5BE8"/>
    <w:rsid w:val="003B1B2B"/>
    <w:rsid w:val="003B47EC"/>
    <w:rsid w:val="003B4D3E"/>
    <w:rsid w:val="003B5284"/>
    <w:rsid w:val="003C05B1"/>
    <w:rsid w:val="003C1DCC"/>
    <w:rsid w:val="003C27B5"/>
    <w:rsid w:val="003C4F26"/>
    <w:rsid w:val="003C54E5"/>
    <w:rsid w:val="003C6244"/>
    <w:rsid w:val="003D47BD"/>
    <w:rsid w:val="003D6888"/>
    <w:rsid w:val="003E13EC"/>
    <w:rsid w:val="003E281D"/>
    <w:rsid w:val="003E3D8D"/>
    <w:rsid w:val="003E6621"/>
    <w:rsid w:val="003F6298"/>
    <w:rsid w:val="00406F91"/>
    <w:rsid w:val="00411ED6"/>
    <w:rsid w:val="00412C61"/>
    <w:rsid w:val="004132ED"/>
    <w:rsid w:val="00420F90"/>
    <w:rsid w:val="0042437D"/>
    <w:rsid w:val="00424519"/>
    <w:rsid w:val="0043005F"/>
    <w:rsid w:val="0043122C"/>
    <w:rsid w:val="00434549"/>
    <w:rsid w:val="00436DC8"/>
    <w:rsid w:val="00441165"/>
    <w:rsid w:val="00444A0D"/>
    <w:rsid w:val="00447754"/>
    <w:rsid w:val="0045096A"/>
    <w:rsid w:val="004515D6"/>
    <w:rsid w:val="00451B18"/>
    <w:rsid w:val="0045230E"/>
    <w:rsid w:val="00452734"/>
    <w:rsid w:val="004551F5"/>
    <w:rsid w:val="004605FB"/>
    <w:rsid w:val="00460DCF"/>
    <w:rsid w:val="0046161C"/>
    <w:rsid w:val="00462282"/>
    <w:rsid w:val="00462E41"/>
    <w:rsid w:val="00464245"/>
    <w:rsid w:val="004657A3"/>
    <w:rsid w:val="00465C9D"/>
    <w:rsid w:val="00470026"/>
    <w:rsid w:val="00471441"/>
    <w:rsid w:val="004729F3"/>
    <w:rsid w:val="00475999"/>
    <w:rsid w:val="0047627A"/>
    <w:rsid w:val="00480D78"/>
    <w:rsid w:val="00482020"/>
    <w:rsid w:val="00483D19"/>
    <w:rsid w:val="00490EE8"/>
    <w:rsid w:val="00497030"/>
    <w:rsid w:val="0049791E"/>
    <w:rsid w:val="004A0462"/>
    <w:rsid w:val="004A06FB"/>
    <w:rsid w:val="004A15D5"/>
    <w:rsid w:val="004A3510"/>
    <w:rsid w:val="004A7F14"/>
    <w:rsid w:val="004B15B9"/>
    <w:rsid w:val="004B24DA"/>
    <w:rsid w:val="004B525B"/>
    <w:rsid w:val="004B5FE0"/>
    <w:rsid w:val="004C29CA"/>
    <w:rsid w:val="004C2E51"/>
    <w:rsid w:val="004C527F"/>
    <w:rsid w:val="004D0EEA"/>
    <w:rsid w:val="004D2FA4"/>
    <w:rsid w:val="004D4B49"/>
    <w:rsid w:val="004D5377"/>
    <w:rsid w:val="004D577C"/>
    <w:rsid w:val="004D7BF2"/>
    <w:rsid w:val="004E3D84"/>
    <w:rsid w:val="004E3FE0"/>
    <w:rsid w:val="004E5310"/>
    <w:rsid w:val="004E682F"/>
    <w:rsid w:val="004F22A2"/>
    <w:rsid w:val="004F4060"/>
    <w:rsid w:val="004F745E"/>
    <w:rsid w:val="004F7865"/>
    <w:rsid w:val="0050155E"/>
    <w:rsid w:val="00502CE4"/>
    <w:rsid w:val="00502D3F"/>
    <w:rsid w:val="00504058"/>
    <w:rsid w:val="0050561D"/>
    <w:rsid w:val="0050776B"/>
    <w:rsid w:val="00514DF7"/>
    <w:rsid w:val="005220F8"/>
    <w:rsid w:val="005237F8"/>
    <w:rsid w:val="00523877"/>
    <w:rsid w:val="00523A07"/>
    <w:rsid w:val="00525C99"/>
    <w:rsid w:val="00530D0C"/>
    <w:rsid w:val="005325E5"/>
    <w:rsid w:val="00533526"/>
    <w:rsid w:val="00534858"/>
    <w:rsid w:val="00534A38"/>
    <w:rsid w:val="0054048B"/>
    <w:rsid w:val="00543C6C"/>
    <w:rsid w:val="005440D0"/>
    <w:rsid w:val="005510AE"/>
    <w:rsid w:val="0055288A"/>
    <w:rsid w:val="00556EC8"/>
    <w:rsid w:val="00557175"/>
    <w:rsid w:val="00562C10"/>
    <w:rsid w:val="0056462E"/>
    <w:rsid w:val="00564FE5"/>
    <w:rsid w:val="00566F95"/>
    <w:rsid w:val="00567AFE"/>
    <w:rsid w:val="005711E6"/>
    <w:rsid w:val="00573756"/>
    <w:rsid w:val="00575570"/>
    <w:rsid w:val="0057569A"/>
    <w:rsid w:val="00583AA1"/>
    <w:rsid w:val="00583E67"/>
    <w:rsid w:val="005915DE"/>
    <w:rsid w:val="00592818"/>
    <w:rsid w:val="005940AA"/>
    <w:rsid w:val="005947FF"/>
    <w:rsid w:val="005A23A3"/>
    <w:rsid w:val="005A2987"/>
    <w:rsid w:val="005A43A1"/>
    <w:rsid w:val="005A5D3B"/>
    <w:rsid w:val="005B088E"/>
    <w:rsid w:val="005B36C7"/>
    <w:rsid w:val="005B3E86"/>
    <w:rsid w:val="005B44AA"/>
    <w:rsid w:val="005B45F1"/>
    <w:rsid w:val="005B5505"/>
    <w:rsid w:val="005C047D"/>
    <w:rsid w:val="005C0B31"/>
    <w:rsid w:val="005C126E"/>
    <w:rsid w:val="005C4D4A"/>
    <w:rsid w:val="005C5D96"/>
    <w:rsid w:val="005C7381"/>
    <w:rsid w:val="005C7C71"/>
    <w:rsid w:val="005D44C0"/>
    <w:rsid w:val="005E332C"/>
    <w:rsid w:val="005E3D43"/>
    <w:rsid w:val="005E3DEB"/>
    <w:rsid w:val="005E5F52"/>
    <w:rsid w:val="005E700B"/>
    <w:rsid w:val="005F11BD"/>
    <w:rsid w:val="005F17A2"/>
    <w:rsid w:val="005F57B0"/>
    <w:rsid w:val="005F6352"/>
    <w:rsid w:val="00603132"/>
    <w:rsid w:val="006055AC"/>
    <w:rsid w:val="006108AA"/>
    <w:rsid w:val="00613DCC"/>
    <w:rsid w:val="0061435B"/>
    <w:rsid w:val="00615368"/>
    <w:rsid w:val="00615E9F"/>
    <w:rsid w:val="0061671E"/>
    <w:rsid w:val="00620AF2"/>
    <w:rsid w:val="00621C7A"/>
    <w:rsid w:val="00624068"/>
    <w:rsid w:val="00625B19"/>
    <w:rsid w:val="00626BFF"/>
    <w:rsid w:val="00636ACD"/>
    <w:rsid w:val="00637E90"/>
    <w:rsid w:val="00646055"/>
    <w:rsid w:val="00650671"/>
    <w:rsid w:val="0065301C"/>
    <w:rsid w:val="0065336D"/>
    <w:rsid w:val="006572B1"/>
    <w:rsid w:val="00665FC7"/>
    <w:rsid w:val="0067042D"/>
    <w:rsid w:val="00672622"/>
    <w:rsid w:val="0067376D"/>
    <w:rsid w:val="00683692"/>
    <w:rsid w:val="0068684A"/>
    <w:rsid w:val="00690236"/>
    <w:rsid w:val="00690AC9"/>
    <w:rsid w:val="006958CA"/>
    <w:rsid w:val="0069756A"/>
    <w:rsid w:val="00697A10"/>
    <w:rsid w:val="00697C8A"/>
    <w:rsid w:val="006A07C3"/>
    <w:rsid w:val="006A0EF8"/>
    <w:rsid w:val="006A4F52"/>
    <w:rsid w:val="006B00EA"/>
    <w:rsid w:val="006B09CA"/>
    <w:rsid w:val="006B0B65"/>
    <w:rsid w:val="006B273B"/>
    <w:rsid w:val="006B3B72"/>
    <w:rsid w:val="006B3C69"/>
    <w:rsid w:val="006B4E7E"/>
    <w:rsid w:val="006B5F13"/>
    <w:rsid w:val="006B7B5F"/>
    <w:rsid w:val="006C609C"/>
    <w:rsid w:val="006C6484"/>
    <w:rsid w:val="006C652A"/>
    <w:rsid w:val="006D1F4A"/>
    <w:rsid w:val="006D5B2D"/>
    <w:rsid w:val="006D64A8"/>
    <w:rsid w:val="006D6E52"/>
    <w:rsid w:val="006E20E5"/>
    <w:rsid w:val="006E2BF5"/>
    <w:rsid w:val="006E39D9"/>
    <w:rsid w:val="006E4EB8"/>
    <w:rsid w:val="006E50F1"/>
    <w:rsid w:val="006F2F53"/>
    <w:rsid w:val="006F605C"/>
    <w:rsid w:val="00701A4D"/>
    <w:rsid w:val="0070271B"/>
    <w:rsid w:val="00710366"/>
    <w:rsid w:val="007116CE"/>
    <w:rsid w:val="00712EDC"/>
    <w:rsid w:val="00721F3A"/>
    <w:rsid w:val="00724D51"/>
    <w:rsid w:val="00727126"/>
    <w:rsid w:val="00727900"/>
    <w:rsid w:val="00730B6E"/>
    <w:rsid w:val="00731DD2"/>
    <w:rsid w:val="00732A70"/>
    <w:rsid w:val="00743B13"/>
    <w:rsid w:val="00743FE1"/>
    <w:rsid w:val="0074595B"/>
    <w:rsid w:val="00745B5B"/>
    <w:rsid w:val="00746837"/>
    <w:rsid w:val="00747EA9"/>
    <w:rsid w:val="0075189D"/>
    <w:rsid w:val="00752C5D"/>
    <w:rsid w:val="00752C65"/>
    <w:rsid w:val="00760A39"/>
    <w:rsid w:val="007623D9"/>
    <w:rsid w:val="00763BB2"/>
    <w:rsid w:val="00766C9C"/>
    <w:rsid w:val="00770080"/>
    <w:rsid w:val="00771F3E"/>
    <w:rsid w:val="00787508"/>
    <w:rsid w:val="00793836"/>
    <w:rsid w:val="007A4D93"/>
    <w:rsid w:val="007A6650"/>
    <w:rsid w:val="007B06CF"/>
    <w:rsid w:val="007B6527"/>
    <w:rsid w:val="007C102A"/>
    <w:rsid w:val="007C35BD"/>
    <w:rsid w:val="007C421F"/>
    <w:rsid w:val="007C6C8E"/>
    <w:rsid w:val="007C79FF"/>
    <w:rsid w:val="007D1803"/>
    <w:rsid w:val="007D1AA9"/>
    <w:rsid w:val="007D4E89"/>
    <w:rsid w:val="007E2C17"/>
    <w:rsid w:val="007E2C81"/>
    <w:rsid w:val="007E38E9"/>
    <w:rsid w:val="007E390A"/>
    <w:rsid w:val="007E6D01"/>
    <w:rsid w:val="007E7CED"/>
    <w:rsid w:val="007F056E"/>
    <w:rsid w:val="007F0C64"/>
    <w:rsid w:val="007F1BF9"/>
    <w:rsid w:val="007F28FD"/>
    <w:rsid w:val="007F3C68"/>
    <w:rsid w:val="007F4181"/>
    <w:rsid w:val="007F5A9C"/>
    <w:rsid w:val="007F74F1"/>
    <w:rsid w:val="008010D9"/>
    <w:rsid w:val="00801F00"/>
    <w:rsid w:val="00811410"/>
    <w:rsid w:val="00811648"/>
    <w:rsid w:val="00813F57"/>
    <w:rsid w:val="00814FCA"/>
    <w:rsid w:val="008165F1"/>
    <w:rsid w:val="00820DC7"/>
    <w:rsid w:val="008236D7"/>
    <w:rsid w:val="00823C8D"/>
    <w:rsid w:val="0082480B"/>
    <w:rsid w:val="00825AE3"/>
    <w:rsid w:val="008265D8"/>
    <w:rsid w:val="00827720"/>
    <w:rsid w:val="0083007F"/>
    <w:rsid w:val="00831E3F"/>
    <w:rsid w:val="00832A84"/>
    <w:rsid w:val="00834E44"/>
    <w:rsid w:val="00834EDB"/>
    <w:rsid w:val="008362A5"/>
    <w:rsid w:val="00836D32"/>
    <w:rsid w:val="008379A2"/>
    <w:rsid w:val="0084016E"/>
    <w:rsid w:val="008405D2"/>
    <w:rsid w:val="00841177"/>
    <w:rsid w:val="00843ED1"/>
    <w:rsid w:val="00844030"/>
    <w:rsid w:val="00844BF0"/>
    <w:rsid w:val="00845D21"/>
    <w:rsid w:val="00846141"/>
    <w:rsid w:val="00850EF3"/>
    <w:rsid w:val="00853314"/>
    <w:rsid w:val="0085568B"/>
    <w:rsid w:val="00861DB0"/>
    <w:rsid w:val="00873431"/>
    <w:rsid w:val="00873469"/>
    <w:rsid w:val="00874B57"/>
    <w:rsid w:val="0087694C"/>
    <w:rsid w:val="008771E2"/>
    <w:rsid w:val="008775B4"/>
    <w:rsid w:val="008776F4"/>
    <w:rsid w:val="0088261E"/>
    <w:rsid w:val="008833F9"/>
    <w:rsid w:val="00890187"/>
    <w:rsid w:val="00891841"/>
    <w:rsid w:val="00892EAE"/>
    <w:rsid w:val="00893916"/>
    <w:rsid w:val="0089551E"/>
    <w:rsid w:val="0089569A"/>
    <w:rsid w:val="008A1244"/>
    <w:rsid w:val="008A1876"/>
    <w:rsid w:val="008A5E28"/>
    <w:rsid w:val="008B1433"/>
    <w:rsid w:val="008B3CD2"/>
    <w:rsid w:val="008C0ABD"/>
    <w:rsid w:val="008C2475"/>
    <w:rsid w:val="008C62FC"/>
    <w:rsid w:val="008D0FCE"/>
    <w:rsid w:val="008D306D"/>
    <w:rsid w:val="008D4BA9"/>
    <w:rsid w:val="008D4EC0"/>
    <w:rsid w:val="008E2E2D"/>
    <w:rsid w:val="008E33CF"/>
    <w:rsid w:val="008E3CB6"/>
    <w:rsid w:val="008E4F1F"/>
    <w:rsid w:val="008E6B42"/>
    <w:rsid w:val="008E6EE5"/>
    <w:rsid w:val="008E70AB"/>
    <w:rsid w:val="008E7D2B"/>
    <w:rsid w:val="008F124F"/>
    <w:rsid w:val="008F21BB"/>
    <w:rsid w:val="008F3051"/>
    <w:rsid w:val="008F4B25"/>
    <w:rsid w:val="00900081"/>
    <w:rsid w:val="00900A7D"/>
    <w:rsid w:val="00900B69"/>
    <w:rsid w:val="00901400"/>
    <w:rsid w:val="00906FB1"/>
    <w:rsid w:val="009100A0"/>
    <w:rsid w:val="00916626"/>
    <w:rsid w:val="0092506B"/>
    <w:rsid w:val="0092786C"/>
    <w:rsid w:val="00930E21"/>
    <w:rsid w:val="00931020"/>
    <w:rsid w:val="00932C59"/>
    <w:rsid w:val="00933AC5"/>
    <w:rsid w:val="00935418"/>
    <w:rsid w:val="009368F8"/>
    <w:rsid w:val="0093753C"/>
    <w:rsid w:val="00941B4C"/>
    <w:rsid w:val="00941FE9"/>
    <w:rsid w:val="0094256D"/>
    <w:rsid w:val="00943243"/>
    <w:rsid w:val="00947379"/>
    <w:rsid w:val="009475D6"/>
    <w:rsid w:val="00947EBF"/>
    <w:rsid w:val="009507D8"/>
    <w:rsid w:val="00952B0A"/>
    <w:rsid w:val="00953ADB"/>
    <w:rsid w:val="0095719A"/>
    <w:rsid w:val="00964756"/>
    <w:rsid w:val="0096570F"/>
    <w:rsid w:val="00967E52"/>
    <w:rsid w:val="00973BDF"/>
    <w:rsid w:val="00974AB5"/>
    <w:rsid w:val="009774C3"/>
    <w:rsid w:val="009778E4"/>
    <w:rsid w:val="009845CB"/>
    <w:rsid w:val="009846AD"/>
    <w:rsid w:val="009928F2"/>
    <w:rsid w:val="00995F8A"/>
    <w:rsid w:val="00997628"/>
    <w:rsid w:val="00997D84"/>
    <w:rsid w:val="009A09AD"/>
    <w:rsid w:val="009A4B45"/>
    <w:rsid w:val="009B03C4"/>
    <w:rsid w:val="009B0CF4"/>
    <w:rsid w:val="009B78F1"/>
    <w:rsid w:val="009C0E29"/>
    <w:rsid w:val="009C2209"/>
    <w:rsid w:val="009C5738"/>
    <w:rsid w:val="009C5853"/>
    <w:rsid w:val="009C5BF5"/>
    <w:rsid w:val="009C5F59"/>
    <w:rsid w:val="009D066D"/>
    <w:rsid w:val="009D1AD9"/>
    <w:rsid w:val="009E4A13"/>
    <w:rsid w:val="009E609B"/>
    <w:rsid w:val="009E6532"/>
    <w:rsid w:val="009F0123"/>
    <w:rsid w:val="009F0903"/>
    <w:rsid w:val="009F0BCF"/>
    <w:rsid w:val="009F15DF"/>
    <w:rsid w:val="009F226D"/>
    <w:rsid w:val="009F331E"/>
    <w:rsid w:val="009F62F6"/>
    <w:rsid w:val="00A00AC3"/>
    <w:rsid w:val="00A01EC8"/>
    <w:rsid w:val="00A04A6A"/>
    <w:rsid w:val="00A0588F"/>
    <w:rsid w:val="00A05CD2"/>
    <w:rsid w:val="00A07031"/>
    <w:rsid w:val="00A11D8B"/>
    <w:rsid w:val="00A156CB"/>
    <w:rsid w:val="00A16DFE"/>
    <w:rsid w:val="00A204A4"/>
    <w:rsid w:val="00A20C4E"/>
    <w:rsid w:val="00A20E69"/>
    <w:rsid w:val="00A22039"/>
    <w:rsid w:val="00A22935"/>
    <w:rsid w:val="00A23BAA"/>
    <w:rsid w:val="00A259DD"/>
    <w:rsid w:val="00A27F69"/>
    <w:rsid w:val="00A31561"/>
    <w:rsid w:val="00A31781"/>
    <w:rsid w:val="00A33299"/>
    <w:rsid w:val="00A33EBB"/>
    <w:rsid w:val="00A346A3"/>
    <w:rsid w:val="00A348E5"/>
    <w:rsid w:val="00A35AA7"/>
    <w:rsid w:val="00A366E4"/>
    <w:rsid w:val="00A55876"/>
    <w:rsid w:val="00A57D2D"/>
    <w:rsid w:val="00A60FB6"/>
    <w:rsid w:val="00A7533C"/>
    <w:rsid w:val="00A805AA"/>
    <w:rsid w:val="00A82516"/>
    <w:rsid w:val="00A82F48"/>
    <w:rsid w:val="00A917E4"/>
    <w:rsid w:val="00A924C3"/>
    <w:rsid w:val="00A93507"/>
    <w:rsid w:val="00A9466C"/>
    <w:rsid w:val="00A94D0C"/>
    <w:rsid w:val="00AA543D"/>
    <w:rsid w:val="00AA764C"/>
    <w:rsid w:val="00AA7E4F"/>
    <w:rsid w:val="00AB0BC1"/>
    <w:rsid w:val="00AB0D55"/>
    <w:rsid w:val="00AB187D"/>
    <w:rsid w:val="00AB21FF"/>
    <w:rsid w:val="00AB2D1A"/>
    <w:rsid w:val="00AB3DD5"/>
    <w:rsid w:val="00AB4A9A"/>
    <w:rsid w:val="00AB7BC7"/>
    <w:rsid w:val="00AC07BB"/>
    <w:rsid w:val="00AC20EE"/>
    <w:rsid w:val="00AC5313"/>
    <w:rsid w:val="00AC5363"/>
    <w:rsid w:val="00AD0169"/>
    <w:rsid w:val="00AD0649"/>
    <w:rsid w:val="00AD202E"/>
    <w:rsid w:val="00AD5CDC"/>
    <w:rsid w:val="00AE26EB"/>
    <w:rsid w:val="00AE7232"/>
    <w:rsid w:val="00AF7DED"/>
    <w:rsid w:val="00B01B9B"/>
    <w:rsid w:val="00B063F4"/>
    <w:rsid w:val="00B06B49"/>
    <w:rsid w:val="00B06C31"/>
    <w:rsid w:val="00B0752E"/>
    <w:rsid w:val="00B0774E"/>
    <w:rsid w:val="00B11BE6"/>
    <w:rsid w:val="00B132D9"/>
    <w:rsid w:val="00B1549D"/>
    <w:rsid w:val="00B17197"/>
    <w:rsid w:val="00B26193"/>
    <w:rsid w:val="00B32D44"/>
    <w:rsid w:val="00B3426F"/>
    <w:rsid w:val="00B34CD4"/>
    <w:rsid w:val="00B37028"/>
    <w:rsid w:val="00B447E7"/>
    <w:rsid w:val="00B466ED"/>
    <w:rsid w:val="00B4756B"/>
    <w:rsid w:val="00B53121"/>
    <w:rsid w:val="00B53A9A"/>
    <w:rsid w:val="00B54D94"/>
    <w:rsid w:val="00B55860"/>
    <w:rsid w:val="00B57F96"/>
    <w:rsid w:val="00B60485"/>
    <w:rsid w:val="00B60B65"/>
    <w:rsid w:val="00B64193"/>
    <w:rsid w:val="00B6422C"/>
    <w:rsid w:val="00B664C9"/>
    <w:rsid w:val="00B667F9"/>
    <w:rsid w:val="00B6792F"/>
    <w:rsid w:val="00B72CAE"/>
    <w:rsid w:val="00B74AE0"/>
    <w:rsid w:val="00B813CF"/>
    <w:rsid w:val="00B81603"/>
    <w:rsid w:val="00B87FF6"/>
    <w:rsid w:val="00B91BAC"/>
    <w:rsid w:val="00B95C5F"/>
    <w:rsid w:val="00BA00ED"/>
    <w:rsid w:val="00BA17FA"/>
    <w:rsid w:val="00BA22A1"/>
    <w:rsid w:val="00BA243D"/>
    <w:rsid w:val="00BA3325"/>
    <w:rsid w:val="00BB0A87"/>
    <w:rsid w:val="00BB2FEA"/>
    <w:rsid w:val="00BB3018"/>
    <w:rsid w:val="00BB49EA"/>
    <w:rsid w:val="00BB5076"/>
    <w:rsid w:val="00BB61A0"/>
    <w:rsid w:val="00BC5608"/>
    <w:rsid w:val="00BC6854"/>
    <w:rsid w:val="00BD0730"/>
    <w:rsid w:val="00BD1A20"/>
    <w:rsid w:val="00BD1F06"/>
    <w:rsid w:val="00BD2D45"/>
    <w:rsid w:val="00BD713D"/>
    <w:rsid w:val="00BE09E9"/>
    <w:rsid w:val="00BE320C"/>
    <w:rsid w:val="00BF35BC"/>
    <w:rsid w:val="00BF7CF7"/>
    <w:rsid w:val="00C01A8B"/>
    <w:rsid w:val="00C037A6"/>
    <w:rsid w:val="00C04DE8"/>
    <w:rsid w:val="00C151B6"/>
    <w:rsid w:val="00C15822"/>
    <w:rsid w:val="00C207E0"/>
    <w:rsid w:val="00C2093B"/>
    <w:rsid w:val="00C2452E"/>
    <w:rsid w:val="00C26E3D"/>
    <w:rsid w:val="00C2736D"/>
    <w:rsid w:val="00C32F7D"/>
    <w:rsid w:val="00C33612"/>
    <w:rsid w:val="00C46492"/>
    <w:rsid w:val="00C475DC"/>
    <w:rsid w:val="00C479C2"/>
    <w:rsid w:val="00C5085D"/>
    <w:rsid w:val="00C5206C"/>
    <w:rsid w:val="00C545F8"/>
    <w:rsid w:val="00C57A3D"/>
    <w:rsid w:val="00C60975"/>
    <w:rsid w:val="00C63056"/>
    <w:rsid w:val="00C711FF"/>
    <w:rsid w:val="00C83D64"/>
    <w:rsid w:val="00C848F9"/>
    <w:rsid w:val="00C935A6"/>
    <w:rsid w:val="00C96C1A"/>
    <w:rsid w:val="00C97E72"/>
    <w:rsid w:val="00C97EE3"/>
    <w:rsid w:val="00CA10A8"/>
    <w:rsid w:val="00CA18F7"/>
    <w:rsid w:val="00CA473B"/>
    <w:rsid w:val="00CA604C"/>
    <w:rsid w:val="00CA6F85"/>
    <w:rsid w:val="00CA700F"/>
    <w:rsid w:val="00CA7033"/>
    <w:rsid w:val="00CB24C0"/>
    <w:rsid w:val="00CB5E6A"/>
    <w:rsid w:val="00CB745D"/>
    <w:rsid w:val="00CB780C"/>
    <w:rsid w:val="00CC3DC6"/>
    <w:rsid w:val="00CC44B1"/>
    <w:rsid w:val="00CC5605"/>
    <w:rsid w:val="00CC6013"/>
    <w:rsid w:val="00CC6BA6"/>
    <w:rsid w:val="00CD09C7"/>
    <w:rsid w:val="00CD16AC"/>
    <w:rsid w:val="00CD21E4"/>
    <w:rsid w:val="00CD44E1"/>
    <w:rsid w:val="00CD5586"/>
    <w:rsid w:val="00CD5D94"/>
    <w:rsid w:val="00CD6BA1"/>
    <w:rsid w:val="00CD7815"/>
    <w:rsid w:val="00CE184A"/>
    <w:rsid w:val="00CE328B"/>
    <w:rsid w:val="00CE5936"/>
    <w:rsid w:val="00CF3451"/>
    <w:rsid w:val="00CF4E6A"/>
    <w:rsid w:val="00CF5425"/>
    <w:rsid w:val="00CF5D64"/>
    <w:rsid w:val="00D01C26"/>
    <w:rsid w:val="00D02835"/>
    <w:rsid w:val="00D129BC"/>
    <w:rsid w:val="00D12E95"/>
    <w:rsid w:val="00D134A6"/>
    <w:rsid w:val="00D1420A"/>
    <w:rsid w:val="00D1560E"/>
    <w:rsid w:val="00D21311"/>
    <w:rsid w:val="00D2537C"/>
    <w:rsid w:val="00D27369"/>
    <w:rsid w:val="00D3167C"/>
    <w:rsid w:val="00D348B0"/>
    <w:rsid w:val="00D36D87"/>
    <w:rsid w:val="00D41F74"/>
    <w:rsid w:val="00D42BD2"/>
    <w:rsid w:val="00D44D8C"/>
    <w:rsid w:val="00D45350"/>
    <w:rsid w:val="00D515FC"/>
    <w:rsid w:val="00D55635"/>
    <w:rsid w:val="00D56F0E"/>
    <w:rsid w:val="00D5726E"/>
    <w:rsid w:val="00D64780"/>
    <w:rsid w:val="00D746E9"/>
    <w:rsid w:val="00D80B04"/>
    <w:rsid w:val="00D81873"/>
    <w:rsid w:val="00D92812"/>
    <w:rsid w:val="00D92F04"/>
    <w:rsid w:val="00D95479"/>
    <w:rsid w:val="00DA105F"/>
    <w:rsid w:val="00DA6B0A"/>
    <w:rsid w:val="00DB0928"/>
    <w:rsid w:val="00DB138E"/>
    <w:rsid w:val="00DB5386"/>
    <w:rsid w:val="00DC1A91"/>
    <w:rsid w:val="00DC35EB"/>
    <w:rsid w:val="00DC3ADA"/>
    <w:rsid w:val="00DD00D3"/>
    <w:rsid w:val="00DD10DB"/>
    <w:rsid w:val="00DD46C9"/>
    <w:rsid w:val="00DD5941"/>
    <w:rsid w:val="00DD62B7"/>
    <w:rsid w:val="00DE1FAA"/>
    <w:rsid w:val="00DE25A3"/>
    <w:rsid w:val="00DE6959"/>
    <w:rsid w:val="00DE75BD"/>
    <w:rsid w:val="00DF1FE0"/>
    <w:rsid w:val="00DF2822"/>
    <w:rsid w:val="00DF7D77"/>
    <w:rsid w:val="00E0229C"/>
    <w:rsid w:val="00E04A17"/>
    <w:rsid w:val="00E05942"/>
    <w:rsid w:val="00E0623C"/>
    <w:rsid w:val="00E10016"/>
    <w:rsid w:val="00E10516"/>
    <w:rsid w:val="00E1390A"/>
    <w:rsid w:val="00E1693E"/>
    <w:rsid w:val="00E16B30"/>
    <w:rsid w:val="00E315A5"/>
    <w:rsid w:val="00E34887"/>
    <w:rsid w:val="00E36884"/>
    <w:rsid w:val="00E406CB"/>
    <w:rsid w:val="00E41FEC"/>
    <w:rsid w:val="00E427A1"/>
    <w:rsid w:val="00E436E0"/>
    <w:rsid w:val="00E439C3"/>
    <w:rsid w:val="00E455EB"/>
    <w:rsid w:val="00E4636B"/>
    <w:rsid w:val="00E46F58"/>
    <w:rsid w:val="00E519D6"/>
    <w:rsid w:val="00E51DD3"/>
    <w:rsid w:val="00E5200C"/>
    <w:rsid w:val="00E528F0"/>
    <w:rsid w:val="00E55059"/>
    <w:rsid w:val="00E64D70"/>
    <w:rsid w:val="00E66FA7"/>
    <w:rsid w:val="00E7100D"/>
    <w:rsid w:val="00E71F6B"/>
    <w:rsid w:val="00E72EBA"/>
    <w:rsid w:val="00E74B04"/>
    <w:rsid w:val="00E7589D"/>
    <w:rsid w:val="00E75CC5"/>
    <w:rsid w:val="00E81F39"/>
    <w:rsid w:val="00E826C3"/>
    <w:rsid w:val="00E84CC4"/>
    <w:rsid w:val="00E84FB0"/>
    <w:rsid w:val="00E8725E"/>
    <w:rsid w:val="00E90F89"/>
    <w:rsid w:val="00E94136"/>
    <w:rsid w:val="00E959DA"/>
    <w:rsid w:val="00E9697A"/>
    <w:rsid w:val="00EA0136"/>
    <w:rsid w:val="00EA3E95"/>
    <w:rsid w:val="00EB0932"/>
    <w:rsid w:val="00EB44EB"/>
    <w:rsid w:val="00EB55B8"/>
    <w:rsid w:val="00EB6DA6"/>
    <w:rsid w:val="00EC15EF"/>
    <w:rsid w:val="00EC46A6"/>
    <w:rsid w:val="00EC660C"/>
    <w:rsid w:val="00EC6887"/>
    <w:rsid w:val="00ED1948"/>
    <w:rsid w:val="00ED1CF0"/>
    <w:rsid w:val="00ED3721"/>
    <w:rsid w:val="00ED4119"/>
    <w:rsid w:val="00ED5551"/>
    <w:rsid w:val="00ED6561"/>
    <w:rsid w:val="00EE07EC"/>
    <w:rsid w:val="00EE1018"/>
    <w:rsid w:val="00EE1378"/>
    <w:rsid w:val="00EE4DE0"/>
    <w:rsid w:val="00EF04C2"/>
    <w:rsid w:val="00EF48D0"/>
    <w:rsid w:val="00EF5B92"/>
    <w:rsid w:val="00EF6956"/>
    <w:rsid w:val="00EF7823"/>
    <w:rsid w:val="00F0768E"/>
    <w:rsid w:val="00F17F01"/>
    <w:rsid w:val="00F22D65"/>
    <w:rsid w:val="00F244A3"/>
    <w:rsid w:val="00F264A6"/>
    <w:rsid w:val="00F30130"/>
    <w:rsid w:val="00F323AF"/>
    <w:rsid w:val="00F33D81"/>
    <w:rsid w:val="00F423FA"/>
    <w:rsid w:val="00F43DF8"/>
    <w:rsid w:val="00F44A84"/>
    <w:rsid w:val="00F45A40"/>
    <w:rsid w:val="00F53561"/>
    <w:rsid w:val="00F5671F"/>
    <w:rsid w:val="00F567AB"/>
    <w:rsid w:val="00F62170"/>
    <w:rsid w:val="00F6348E"/>
    <w:rsid w:val="00F647EB"/>
    <w:rsid w:val="00F6652F"/>
    <w:rsid w:val="00F67DB3"/>
    <w:rsid w:val="00F70106"/>
    <w:rsid w:val="00F73C83"/>
    <w:rsid w:val="00F74EA0"/>
    <w:rsid w:val="00F7673A"/>
    <w:rsid w:val="00F80C72"/>
    <w:rsid w:val="00F821A5"/>
    <w:rsid w:val="00F8255E"/>
    <w:rsid w:val="00F828D9"/>
    <w:rsid w:val="00F82AA7"/>
    <w:rsid w:val="00F83ACD"/>
    <w:rsid w:val="00F84F52"/>
    <w:rsid w:val="00F85DB1"/>
    <w:rsid w:val="00F86772"/>
    <w:rsid w:val="00F869AB"/>
    <w:rsid w:val="00F90C82"/>
    <w:rsid w:val="00F9155B"/>
    <w:rsid w:val="00F92390"/>
    <w:rsid w:val="00F93AA8"/>
    <w:rsid w:val="00F96071"/>
    <w:rsid w:val="00F97D86"/>
    <w:rsid w:val="00FA4D1A"/>
    <w:rsid w:val="00FA6909"/>
    <w:rsid w:val="00FB6426"/>
    <w:rsid w:val="00FB66A1"/>
    <w:rsid w:val="00FB6A38"/>
    <w:rsid w:val="00FB7B66"/>
    <w:rsid w:val="00FC4519"/>
    <w:rsid w:val="00FC6FAE"/>
    <w:rsid w:val="00FD01F7"/>
    <w:rsid w:val="00FD0509"/>
    <w:rsid w:val="00FD3D47"/>
    <w:rsid w:val="00FD5458"/>
    <w:rsid w:val="00FD65F2"/>
    <w:rsid w:val="00FD704B"/>
    <w:rsid w:val="00FE1010"/>
    <w:rsid w:val="00FE7FE9"/>
    <w:rsid w:val="00FF029A"/>
    <w:rsid w:val="00FF16A8"/>
    <w:rsid w:val="00FF5D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D64929"/>
  <w15:chartTrackingRefBased/>
  <w15:docId w15:val="{27DF9E45-DDEF-4E06-AF3E-D7C10E763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7E4F"/>
  </w:style>
  <w:style w:type="paragraph" w:styleId="Heading1">
    <w:name w:val="heading 1"/>
    <w:basedOn w:val="Normal"/>
    <w:next w:val="Normal"/>
    <w:link w:val="Heading1Char"/>
    <w:uiPriority w:val="9"/>
    <w:qFormat/>
    <w:rsid w:val="00690A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90A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90AC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90AC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0AC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0A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0A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0A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0A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0AC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90AC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90AC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90AC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90AC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0A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0A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0A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0AC9"/>
    <w:rPr>
      <w:rFonts w:eastAsiaTheme="majorEastAsia" w:cstheme="majorBidi"/>
      <w:color w:val="272727" w:themeColor="text1" w:themeTint="D8"/>
    </w:rPr>
  </w:style>
  <w:style w:type="paragraph" w:styleId="Title">
    <w:name w:val="Title"/>
    <w:basedOn w:val="Normal"/>
    <w:next w:val="Normal"/>
    <w:link w:val="TitleChar"/>
    <w:uiPriority w:val="10"/>
    <w:qFormat/>
    <w:rsid w:val="00690A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0A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0A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0A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0AC9"/>
    <w:pPr>
      <w:spacing w:before="160"/>
      <w:jc w:val="center"/>
    </w:pPr>
    <w:rPr>
      <w:i/>
      <w:iCs/>
      <w:color w:val="404040" w:themeColor="text1" w:themeTint="BF"/>
    </w:rPr>
  </w:style>
  <w:style w:type="character" w:customStyle="1" w:styleId="QuoteChar">
    <w:name w:val="Quote Char"/>
    <w:basedOn w:val="DefaultParagraphFont"/>
    <w:link w:val="Quote"/>
    <w:uiPriority w:val="29"/>
    <w:rsid w:val="00690AC9"/>
    <w:rPr>
      <w:i/>
      <w:iCs/>
      <w:color w:val="404040" w:themeColor="text1" w:themeTint="BF"/>
    </w:rPr>
  </w:style>
  <w:style w:type="paragraph" w:styleId="ListParagraph">
    <w:name w:val="List Paragraph"/>
    <w:basedOn w:val="Normal"/>
    <w:uiPriority w:val="34"/>
    <w:qFormat/>
    <w:rsid w:val="00690AC9"/>
    <w:pPr>
      <w:ind w:left="720"/>
      <w:contextualSpacing/>
    </w:pPr>
  </w:style>
  <w:style w:type="character" w:styleId="IntenseEmphasis">
    <w:name w:val="Intense Emphasis"/>
    <w:basedOn w:val="DefaultParagraphFont"/>
    <w:uiPriority w:val="21"/>
    <w:qFormat/>
    <w:rsid w:val="00690AC9"/>
    <w:rPr>
      <w:i/>
      <w:iCs/>
      <w:color w:val="2F5496" w:themeColor="accent1" w:themeShade="BF"/>
    </w:rPr>
  </w:style>
  <w:style w:type="paragraph" w:styleId="IntenseQuote">
    <w:name w:val="Intense Quote"/>
    <w:basedOn w:val="Normal"/>
    <w:next w:val="Normal"/>
    <w:link w:val="IntenseQuoteChar"/>
    <w:uiPriority w:val="30"/>
    <w:qFormat/>
    <w:rsid w:val="00690A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0AC9"/>
    <w:rPr>
      <w:i/>
      <w:iCs/>
      <w:color w:val="2F5496" w:themeColor="accent1" w:themeShade="BF"/>
    </w:rPr>
  </w:style>
  <w:style w:type="character" w:styleId="IntenseReference">
    <w:name w:val="Intense Reference"/>
    <w:basedOn w:val="DefaultParagraphFont"/>
    <w:uiPriority w:val="32"/>
    <w:qFormat/>
    <w:rsid w:val="00690AC9"/>
    <w:rPr>
      <w:b/>
      <w:bCs/>
      <w:smallCaps/>
      <w:color w:val="2F5496" w:themeColor="accent1" w:themeShade="BF"/>
      <w:spacing w:val="5"/>
    </w:rPr>
  </w:style>
  <w:style w:type="character" w:styleId="CommentReference">
    <w:name w:val="annotation reference"/>
    <w:basedOn w:val="DefaultParagraphFont"/>
    <w:uiPriority w:val="99"/>
    <w:semiHidden/>
    <w:unhideWhenUsed/>
    <w:rsid w:val="00AA7E4F"/>
    <w:rPr>
      <w:sz w:val="16"/>
      <w:szCs w:val="16"/>
    </w:rPr>
  </w:style>
  <w:style w:type="paragraph" w:styleId="CommentText">
    <w:name w:val="annotation text"/>
    <w:basedOn w:val="Normal"/>
    <w:link w:val="CommentTextChar"/>
    <w:uiPriority w:val="99"/>
    <w:unhideWhenUsed/>
    <w:rsid w:val="00AA7E4F"/>
    <w:pPr>
      <w:spacing w:line="240" w:lineRule="auto"/>
    </w:pPr>
    <w:rPr>
      <w:sz w:val="20"/>
      <w:szCs w:val="20"/>
    </w:rPr>
  </w:style>
  <w:style w:type="character" w:customStyle="1" w:styleId="CommentTextChar">
    <w:name w:val="Comment Text Char"/>
    <w:basedOn w:val="DefaultParagraphFont"/>
    <w:link w:val="CommentText"/>
    <w:uiPriority w:val="99"/>
    <w:rsid w:val="00AA7E4F"/>
    <w:rPr>
      <w:sz w:val="20"/>
      <w:szCs w:val="20"/>
    </w:rPr>
  </w:style>
  <w:style w:type="character" w:customStyle="1" w:styleId="mi">
    <w:name w:val="mi"/>
    <w:basedOn w:val="DefaultParagraphFont"/>
    <w:rsid w:val="00AA7E4F"/>
  </w:style>
  <w:style w:type="character" w:styleId="Hyperlink">
    <w:name w:val="Hyperlink"/>
    <w:basedOn w:val="DefaultParagraphFont"/>
    <w:uiPriority w:val="99"/>
    <w:unhideWhenUsed/>
    <w:rsid w:val="00AA7E4F"/>
    <w:rPr>
      <w:color w:val="0563C1" w:themeColor="hyperlink"/>
      <w:u w:val="single"/>
    </w:rPr>
  </w:style>
  <w:style w:type="table" w:styleId="TableGrid">
    <w:name w:val="Table Grid"/>
    <w:basedOn w:val="TableNormal"/>
    <w:uiPriority w:val="39"/>
    <w:rsid w:val="00AA7E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096DB2"/>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5220F8"/>
    <w:rPr>
      <w:b/>
      <w:bCs/>
    </w:rPr>
  </w:style>
  <w:style w:type="character" w:customStyle="1" w:styleId="CommentSubjectChar">
    <w:name w:val="Comment Subject Char"/>
    <w:basedOn w:val="CommentTextChar"/>
    <w:link w:val="CommentSubject"/>
    <w:uiPriority w:val="99"/>
    <w:semiHidden/>
    <w:rsid w:val="005220F8"/>
    <w:rPr>
      <w:b/>
      <w:bCs/>
      <w:sz w:val="20"/>
      <w:szCs w:val="20"/>
    </w:rPr>
  </w:style>
  <w:style w:type="paragraph" w:styleId="Revision">
    <w:name w:val="Revision"/>
    <w:hidden/>
    <w:uiPriority w:val="99"/>
    <w:semiHidden/>
    <w:rsid w:val="0013461D"/>
    <w:pPr>
      <w:spacing w:after="0" w:line="240" w:lineRule="auto"/>
    </w:pPr>
  </w:style>
  <w:style w:type="character" w:styleId="LineNumber">
    <w:name w:val="line number"/>
    <w:basedOn w:val="DefaultParagraphFont"/>
    <w:uiPriority w:val="99"/>
    <w:semiHidden/>
    <w:unhideWhenUsed/>
    <w:rsid w:val="00B06C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hyperlink" Target="https://www.fisheries.noaa.gov/species/pacific-salmon-and-steelhead/esa-protected-species" TargetMode="External"/><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image" Target="media/image41.png"/><Relationship Id="rId63" Type="http://schemas.openxmlformats.org/officeDocument/2006/relationships/image" Target="media/image49.png"/><Relationship Id="rId7" Type="http://schemas.microsoft.com/office/2011/relationships/commentsExtended" Target="commentsExtended.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hyperlink" Target="https://ecos.fws.gov/ecp0/reports/ad-hoc-species-report?kingdom=V&amp;kingdom=I&amp;status=E&amp;status=T&amp;status=EmE&amp;status=EmT&amp;status=EXPE&amp;status=EXPN&amp;status=SAE&amp;status=SAT&amp;mapstatus=3&amp;fcrithab=on&amp;fstatus=on&amp;fspecrule=on&amp;finvpop=on&amp;fgroup=on&amp;header=Listed+Animals" TargetMode="External"/><Relationship Id="rId53" Type="http://schemas.openxmlformats.org/officeDocument/2006/relationships/image" Target="media/image39.png"/><Relationship Id="rId58" Type="http://schemas.openxmlformats.org/officeDocument/2006/relationships/image" Target="media/image44.png"/><Relationship Id="rId66" Type="http://schemas.microsoft.com/office/2011/relationships/people" Target="people.xml"/><Relationship Id="rId5" Type="http://schemas.openxmlformats.org/officeDocument/2006/relationships/webSettings" Target="webSettings.xml"/><Relationship Id="rId61" Type="http://schemas.openxmlformats.org/officeDocument/2006/relationships/image" Target="media/image47.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hyperlink" Target="https://www.fisheries.noaa.gov/national/endangered-species-conservation/listing-species-under-endangered-species-act%20" TargetMode="External"/><Relationship Id="rId48" Type="http://schemas.openxmlformats.org/officeDocument/2006/relationships/image" Target="media/image34.png"/><Relationship Id="rId56" Type="http://schemas.openxmlformats.org/officeDocument/2006/relationships/image" Target="media/image42.png"/><Relationship Id="rId64" Type="http://schemas.openxmlformats.org/officeDocument/2006/relationships/image" Target="media/image50.png"/><Relationship Id="rId8" Type="http://schemas.microsoft.com/office/2016/09/relationships/commentsIds" Target="commentsIds.xml"/><Relationship Id="rId51" Type="http://schemas.openxmlformats.org/officeDocument/2006/relationships/image" Target="media/image37.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2.png"/><Relationship Id="rId59" Type="http://schemas.openxmlformats.org/officeDocument/2006/relationships/image" Target="media/image45.png"/><Relationship Id="rId67" Type="http://schemas.openxmlformats.org/officeDocument/2006/relationships/theme" Target="theme/theme1.xml"/><Relationship Id="rId20" Type="http://schemas.openxmlformats.org/officeDocument/2006/relationships/image" Target="media/image11.png"/><Relationship Id="rId41" Type="http://schemas.openxmlformats.org/officeDocument/2006/relationships/hyperlink" Target="https://waves-vagues.dfo-mpo.gc.ca/library-bibliotheque/41286133.pdf" TargetMode="External"/><Relationship Id="rId54" Type="http://schemas.openxmlformats.org/officeDocument/2006/relationships/image" Target="media/image40.png"/><Relationship Id="rId62" Type="http://schemas.openxmlformats.org/officeDocument/2006/relationships/image" Target="media/image48.png"/><Relationship Id="rId1" Type="http://schemas.openxmlformats.org/officeDocument/2006/relationships/customXml" Target="../customXml/item1.xml"/><Relationship Id="rId6" Type="http://schemas.openxmlformats.org/officeDocument/2006/relationships/comments" Target="comment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35.png"/><Relationship Id="rId57" Type="http://schemas.openxmlformats.org/officeDocument/2006/relationships/image" Target="media/image43.png"/><Relationship Id="rId10" Type="http://schemas.openxmlformats.org/officeDocument/2006/relationships/image" Target="media/image1.png"/><Relationship Id="rId31" Type="http://schemas.openxmlformats.org/officeDocument/2006/relationships/image" Target="media/image22.png"/><Relationship Id="rId44" Type="http://schemas.openxmlformats.org/officeDocument/2006/relationships/hyperlink" Target="https://www.fws.gov/library/collections/endangered-and-threatened-species-expenditures-reports" TargetMode="External"/><Relationship Id="rId52" Type="http://schemas.openxmlformats.org/officeDocument/2006/relationships/image" Target="media/image38.png"/><Relationship Id="rId60" Type="http://schemas.openxmlformats.org/officeDocument/2006/relationships/image" Target="media/image46.png"/><Relationship Id="rId65"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0C061F-D849-4105-A727-4FE9186372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79</Pages>
  <Words>10511</Words>
  <Characters>59916</Characters>
  <Application>Microsoft Office Word</Application>
  <DocSecurity>0</DocSecurity>
  <Lines>499</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McGreal</dc:creator>
  <cp:keywords/>
  <dc:description/>
  <cp:lastModifiedBy>Mark Scheuerell</cp:lastModifiedBy>
  <cp:revision>14</cp:revision>
  <cp:lastPrinted>2026-08-25T22:08:00Z</cp:lastPrinted>
  <dcterms:created xsi:type="dcterms:W3CDTF">2026-10-16T16:54:00Z</dcterms:created>
  <dcterms:modified xsi:type="dcterms:W3CDTF">2026-10-16T21:45:00Z</dcterms:modified>
</cp:coreProperties>
</file>